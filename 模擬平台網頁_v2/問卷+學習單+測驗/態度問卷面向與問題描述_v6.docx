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7D07ED" w14:textId="5C65A907" w:rsidR="00FC00CE" w:rsidRDefault="00D70940" w:rsidP="00B7650E">
      <w:pPr>
        <w:rPr>
          <w:rFonts w:ascii="楷體-簡" w:eastAsia="楷體-簡" w:hAnsi="楷體-簡" w:cs="Kaiti SC"/>
        </w:rPr>
      </w:pPr>
      <w:r>
        <w:rPr>
          <w:rFonts w:ascii="楷體-簡" w:eastAsia="楷體-簡" w:hAnsi="楷體-簡" w:cs="Kaiti SC" w:hint="eastAsia"/>
        </w:rPr>
        <w:t>電腦科學</w:t>
      </w:r>
      <w:r w:rsidR="00FC00CE">
        <w:rPr>
          <w:rFonts w:ascii="楷體-簡" w:eastAsia="楷體-簡" w:hAnsi="楷體-簡" w:cs="Kaiti SC" w:hint="eastAsia"/>
        </w:rPr>
        <w:t>學習態度問卷 各組前測與後測觀察面向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2835"/>
        <w:gridCol w:w="4678"/>
      </w:tblGrid>
      <w:tr w:rsidR="00FC00CE" w:rsidRPr="00511A99" w14:paraId="2A00F05A" w14:textId="77777777" w:rsidTr="00511A99">
        <w:tc>
          <w:tcPr>
            <w:tcW w:w="709" w:type="dxa"/>
            <w:tcBorders>
              <w:top w:val="single" w:sz="12" w:space="0" w:color="000000"/>
            </w:tcBorders>
          </w:tcPr>
          <w:p w14:paraId="26C05C27" w14:textId="77777777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</w:p>
        </w:tc>
        <w:tc>
          <w:tcPr>
            <w:tcW w:w="2835" w:type="dxa"/>
            <w:tcBorders>
              <w:top w:val="single" w:sz="12" w:space="0" w:color="000000"/>
              <w:bottom w:val="single" w:sz="8" w:space="0" w:color="000000"/>
            </w:tcBorders>
          </w:tcPr>
          <w:p w14:paraId="3C9C04D5" w14:textId="1B9C9D88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實驗組前測</w:t>
            </w:r>
          </w:p>
        </w:tc>
        <w:tc>
          <w:tcPr>
            <w:tcW w:w="4678" w:type="dxa"/>
            <w:tcBorders>
              <w:top w:val="single" w:sz="12" w:space="0" w:color="000000"/>
              <w:bottom w:val="single" w:sz="8" w:space="0" w:color="000000"/>
            </w:tcBorders>
          </w:tcPr>
          <w:p w14:paraId="48722FDA" w14:textId="06824F70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實驗組後測</w:t>
            </w:r>
          </w:p>
        </w:tc>
      </w:tr>
      <w:tr w:rsidR="00FC00CE" w:rsidRPr="00511A99" w14:paraId="1C8FFEEF" w14:textId="77777777" w:rsidTr="00511A99">
        <w:tc>
          <w:tcPr>
            <w:tcW w:w="709" w:type="dxa"/>
            <w:tcBorders>
              <w:bottom w:val="single" w:sz="12" w:space="0" w:color="000000"/>
            </w:tcBorders>
            <w:vAlign w:val="center"/>
          </w:tcPr>
          <w:p w14:paraId="0111645F" w14:textId="3E4E5F05" w:rsidR="00FC00CE" w:rsidRPr="00511A99" w:rsidRDefault="00FC00CE" w:rsidP="005920A1">
            <w:pPr>
              <w:jc w:val="center"/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2835" w:type="dxa"/>
            <w:tcBorders>
              <w:top w:val="single" w:sz="8" w:space="0" w:color="000000"/>
              <w:bottom w:val="single" w:sz="12" w:space="0" w:color="000000"/>
            </w:tcBorders>
          </w:tcPr>
          <w:p w14:paraId="16AAE1E3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 xml:space="preserve">1. </w:t>
            </w:r>
            <w:r w:rsidRPr="00511A99">
              <w:rPr>
                <w:rFonts w:ascii="楷體-簡" w:eastAsia="楷體-簡" w:hAnsi="楷體-簡" w:cs="Kaiti SC" w:hint="eastAsia"/>
              </w:rPr>
              <w:t>電腦科學學習動機</w:t>
            </w:r>
          </w:p>
          <w:p w14:paraId="34A89217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2</w:t>
            </w:r>
            <w:r w:rsidRPr="00511A99">
              <w:rPr>
                <w:rFonts w:ascii="楷體-簡" w:eastAsia="楷體-簡" w:hAnsi="楷體-簡" w:cs="Kaiti SC"/>
              </w:rPr>
              <w:t xml:space="preserve">. </w:t>
            </w:r>
            <w:r w:rsidRPr="00511A99">
              <w:rPr>
                <w:rFonts w:ascii="楷體-簡" w:eastAsia="楷體-簡" w:hAnsi="楷體-簡" w:cs="Kaiti SC" w:hint="eastAsia"/>
              </w:rPr>
              <w:t>電腦科學自我效能</w:t>
            </w:r>
          </w:p>
          <w:p w14:paraId="1344426B" w14:textId="59B6ED6D" w:rsidR="00FC00CE" w:rsidRPr="00511A99" w:rsidRDefault="00A83C81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3</w:t>
            </w:r>
            <w:r>
              <w:rPr>
                <w:rFonts w:ascii="楷體-簡" w:eastAsia="楷體-簡" w:hAnsi="楷體-簡" w:cs="Kaiti SC"/>
              </w:rPr>
              <w:t xml:space="preserve">. </w:t>
            </w:r>
            <w:r w:rsidRPr="0094062B">
              <w:rPr>
                <w:rFonts w:ascii="楷體-簡" w:eastAsia="楷體-簡" w:hAnsi="楷體-簡" w:cs="Kaiti SC"/>
              </w:rPr>
              <w:t>資訊科學抽象概念/程序之學習感受</w:t>
            </w:r>
          </w:p>
        </w:tc>
        <w:tc>
          <w:tcPr>
            <w:tcW w:w="4678" w:type="dxa"/>
            <w:tcBorders>
              <w:top w:val="single" w:sz="8" w:space="0" w:color="000000"/>
              <w:bottom w:val="single" w:sz="12" w:space="0" w:color="000000"/>
            </w:tcBorders>
          </w:tcPr>
          <w:p w14:paraId="7B99F9F7" w14:textId="015FAF16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 xml:space="preserve">1. </w:t>
            </w:r>
            <w:r w:rsidR="0033260F" w:rsidRPr="00511A99">
              <w:rPr>
                <w:rFonts w:ascii="楷體-簡" w:eastAsia="楷體-簡" w:hAnsi="楷體-簡" w:cs="Kaiti SC" w:hint="eastAsia"/>
              </w:rPr>
              <w:t>電腦科學學習動機</w:t>
            </w:r>
          </w:p>
          <w:p w14:paraId="02AD1886" w14:textId="3401F605" w:rsidR="00FC00CE" w:rsidRPr="00511A99" w:rsidRDefault="00FC00CE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2</w:t>
            </w:r>
            <w:r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 w:hint="eastAsia"/>
              </w:rPr>
              <w:t>電腦科學自我效能</w:t>
            </w:r>
          </w:p>
          <w:p w14:paraId="3D7EFCE3" w14:textId="1957F995" w:rsidR="0094062B" w:rsidRDefault="0094062B" w:rsidP="0094062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3</w:t>
            </w:r>
            <w:r>
              <w:rPr>
                <w:rFonts w:ascii="楷體-簡" w:eastAsia="楷體-簡" w:hAnsi="楷體-簡" w:cs="Kaiti SC"/>
              </w:rPr>
              <w:t xml:space="preserve">. </w:t>
            </w:r>
            <w:r w:rsidRPr="0094062B">
              <w:rPr>
                <w:rFonts w:ascii="楷體-簡" w:eastAsia="楷體-簡" w:hAnsi="楷體-簡" w:cs="Kaiti SC"/>
              </w:rPr>
              <w:t>資訊科學抽象概念/程序之學習感受</w:t>
            </w:r>
          </w:p>
          <w:p w14:paraId="36B993BC" w14:textId="49959A91" w:rsidR="00FC00CE" w:rsidRPr="00511A99" w:rsidRDefault="0094062B" w:rsidP="0094062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4</w:t>
            </w:r>
            <w:r w:rsidR="00FC00CE"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/>
              </w:rPr>
              <w:t>對於人工智慧學習自我評鑑</w:t>
            </w:r>
          </w:p>
          <w:p w14:paraId="14C5F2B5" w14:textId="5105EC9D" w:rsidR="00FC00CE" w:rsidRPr="00511A99" w:rsidRDefault="0094062B" w:rsidP="0033260F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5</w:t>
            </w:r>
            <w:r w:rsidR="00FC00CE"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/>
              </w:rPr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  <w:r w:rsidR="0033260F" w:rsidRPr="00511A99">
              <w:rPr>
                <w:rFonts w:ascii="楷體-簡" w:eastAsia="楷體-簡" w:hAnsi="楷體-簡" w:cs="Kaiti SC"/>
              </w:rPr>
              <w:t>「概念理解」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  <w:r w:rsidR="0033260F" w:rsidRPr="00511A99">
              <w:rPr>
                <w:rFonts w:ascii="楷體-簡" w:eastAsia="楷體-簡" w:hAnsi="楷體-簡" w:cs="Kaiti SC"/>
              </w:rPr>
              <w:t>感受</w:t>
            </w:r>
          </w:p>
          <w:p w14:paraId="4016335E" w14:textId="702DF1C4" w:rsidR="00FC00CE" w:rsidRPr="00511A99" w:rsidRDefault="0094062B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6</w:t>
            </w:r>
            <w:r w:rsidR="00FC00CE" w:rsidRPr="00511A99">
              <w:rPr>
                <w:rFonts w:ascii="楷體-簡" w:eastAsia="楷體-簡" w:hAnsi="楷體-簡" w:cs="Kaiti SC"/>
              </w:rPr>
              <w:t xml:space="preserve">. </w:t>
            </w:r>
            <w:r w:rsidR="0033260F" w:rsidRPr="00511A99">
              <w:rPr>
                <w:rFonts w:ascii="楷體-簡" w:eastAsia="楷體-簡" w:hAnsi="楷體-簡" w:cs="Kaiti SC"/>
              </w:rPr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  <w:r w:rsidR="0033260F" w:rsidRPr="00511A99">
              <w:rPr>
                <w:rFonts w:ascii="楷體-簡" w:eastAsia="楷體-簡" w:hAnsi="楷體-簡" w:cs="Kaiti SC"/>
              </w:rPr>
              <w:t>「概念</w:t>
            </w:r>
            <w:r w:rsidR="0033260F" w:rsidRPr="00511A99">
              <w:rPr>
                <w:rFonts w:ascii="楷體-簡" w:eastAsia="楷體-簡" w:hAnsi="楷體-簡" w:cs="Kaiti SC" w:hint="eastAsia"/>
              </w:rPr>
              <w:t>反思</w:t>
            </w:r>
            <w:r w:rsidR="0033260F" w:rsidRPr="00511A99">
              <w:rPr>
                <w:rFonts w:ascii="楷體-簡" w:eastAsia="楷體-簡" w:hAnsi="楷體-簡" w:cs="Kaiti SC"/>
              </w:rPr>
              <w:t>」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  <w:r w:rsidR="0033260F" w:rsidRPr="00511A99">
              <w:rPr>
                <w:rFonts w:ascii="楷體-簡" w:eastAsia="楷體-簡" w:hAnsi="楷體-簡" w:cs="Kaiti SC"/>
              </w:rPr>
              <w:t>感受</w:t>
            </w:r>
          </w:p>
          <w:p w14:paraId="70FFFEA0" w14:textId="119A2388" w:rsidR="00FC00CE" w:rsidRPr="003D0C1F" w:rsidRDefault="0094062B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7</w:t>
            </w:r>
            <w:r w:rsidR="00FC00CE" w:rsidRPr="003D0C1F">
              <w:rPr>
                <w:rFonts w:ascii="楷體-簡" w:eastAsia="楷體-簡" w:hAnsi="楷體-簡" w:cs="Kaiti SC"/>
              </w:rPr>
              <w:t xml:space="preserve">. </w:t>
            </w:r>
            <w:r w:rsidR="0033260F" w:rsidRPr="003D0C1F">
              <w:rPr>
                <w:rFonts w:ascii="楷體-簡" w:eastAsia="楷體-簡" w:hAnsi="楷體-簡" w:cs="Kaiti SC"/>
              </w:rPr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  <w:r w:rsidR="0033260F" w:rsidRPr="003D0C1F">
              <w:rPr>
                <w:rFonts w:ascii="楷體-簡" w:eastAsia="楷體-簡" w:hAnsi="楷體-簡" w:cs="Kaiti SC"/>
              </w:rPr>
              <w:t>「概念</w:t>
            </w:r>
            <w:r w:rsidR="0033260F" w:rsidRPr="003D0C1F">
              <w:rPr>
                <w:rFonts w:ascii="楷體-簡" w:eastAsia="楷體-簡" w:hAnsi="楷體-簡" w:cs="Kaiti SC" w:hint="eastAsia"/>
              </w:rPr>
              <w:t>應用</w:t>
            </w:r>
            <w:r w:rsidR="0033260F" w:rsidRPr="003D0C1F">
              <w:rPr>
                <w:rFonts w:ascii="楷體-簡" w:eastAsia="楷體-簡" w:hAnsi="楷體-簡" w:cs="Kaiti SC"/>
              </w:rPr>
              <w:t>」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  <w:r w:rsidR="0033260F" w:rsidRPr="003D0C1F">
              <w:rPr>
                <w:rFonts w:ascii="楷體-簡" w:eastAsia="楷體-簡" w:hAnsi="楷體-簡" w:cs="Kaiti SC"/>
              </w:rPr>
              <w:t>感受</w:t>
            </w:r>
          </w:p>
          <w:p w14:paraId="3CB4B54D" w14:textId="1B018386" w:rsidR="00BB3AC7" w:rsidRPr="00511A99" w:rsidRDefault="0094062B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8</w:t>
            </w:r>
            <w:r w:rsidR="00BB3AC7" w:rsidRPr="003D0C1F">
              <w:rPr>
                <w:rFonts w:ascii="楷體-簡" w:eastAsia="楷體-簡" w:hAnsi="楷體-簡" w:cs="Kaiti SC"/>
              </w:rPr>
              <w:t>. 「概念理解」</w:t>
            </w:r>
            <w:r w:rsidR="00BB3AC7" w:rsidRPr="003D0C1F">
              <w:rPr>
                <w:rFonts w:ascii="楷體-簡" w:eastAsia="楷體-簡" w:hAnsi="楷體-簡" w:cs="Kaiti SC" w:hint="eastAsia"/>
              </w:rPr>
              <w:t>、</w:t>
            </w:r>
            <w:r w:rsidR="00BB3AC7" w:rsidRPr="003D0C1F">
              <w:rPr>
                <w:rFonts w:ascii="楷體-簡" w:eastAsia="楷體-簡" w:hAnsi="楷體-簡" w:cs="Kaiti SC"/>
              </w:rPr>
              <w:t>「概念</w:t>
            </w:r>
            <w:r w:rsidR="00BB3AC7" w:rsidRPr="003D0C1F">
              <w:rPr>
                <w:rFonts w:ascii="楷體-簡" w:eastAsia="楷體-簡" w:hAnsi="楷體-簡" w:cs="Kaiti SC" w:hint="eastAsia"/>
              </w:rPr>
              <w:t>反思</w:t>
            </w:r>
            <w:r w:rsidR="00BB3AC7" w:rsidRPr="003D0C1F">
              <w:rPr>
                <w:rFonts w:ascii="楷體-簡" w:eastAsia="楷體-簡" w:hAnsi="楷體-簡" w:cs="Kaiti SC"/>
              </w:rPr>
              <w:t>」</w:t>
            </w:r>
            <w:r w:rsidR="00BB3AC7" w:rsidRPr="003D0C1F">
              <w:rPr>
                <w:rFonts w:ascii="楷體-簡" w:eastAsia="楷體-簡" w:hAnsi="楷體-簡" w:cs="Kaiti SC" w:hint="eastAsia"/>
              </w:rPr>
              <w:t>、</w:t>
            </w:r>
            <w:r w:rsidR="00BB3AC7" w:rsidRPr="003D0C1F">
              <w:rPr>
                <w:rFonts w:ascii="楷體-簡" w:eastAsia="楷體-簡" w:hAnsi="楷體-簡" w:cs="Kaiti SC"/>
              </w:rPr>
              <w:t>「概念</w:t>
            </w:r>
            <w:r w:rsidR="00BB3AC7" w:rsidRPr="003D0C1F">
              <w:rPr>
                <w:rFonts w:ascii="楷體-簡" w:eastAsia="楷體-簡" w:hAnsi="楷體-簡" w:cs="Kaiti SC" w:hint="eastAsia"/>
              </w:rPr>
              <w:t>應用</w:t>
            </w:r>
            <w:r w:rsidR="00BB3AC7" w:rsidRPr="003D0C1F">
              <w:rPr>
                <w:rFonts w:ascii="楷體-簡" w:eastAsia="楷體-簡" w:hAnsi="楷體-簡" w:cs="Kaiti SC"/>
              </w:rPr>
              <w:t>」</w:t>
            </w:r>
            <w:r w:rsidR="00777DEE">
              <w:rPr>
                <w:rFonts w:ascii="楷體-簡" w:eastAsia="楷體-簡" w:hAnsi="楷體-簡" w:cs="Kaiti SC" w:hint="eastAsia"/>
              </w:rPr>
              <w:t>課堂</w:t>
            </w:r>
            <w:r w:rsidR="00BB3AC7" w:rsidRPr="003D0C1F">
              <w:rPr>
                <w:rFonts w:ascii="楷體-簡" w:eastAsia="楷體-簡" w:hAnsi="楷體-簡" w:cs="Kaiti SC"/>
              </w:rPr>
              <w:t>感受</w:t>
            </w:r>
            <w:r w:rsidR="00BB3AC7" w:rsidRPr="003D0C1F">
              <w:rPr>
                <w:rFonts w:ascii="楷體-簡" w:eastAsia="楷體-簡" w:hAnsi="楷體-簡" w:cs="Kaiti SC" w:hint="eastAsia"/>
              </w:rPr>
              <w:t>比較</w:t>
            </w:r>
          </w:p>
        </w:tc>
      </w:tr>
      <w:tr w:rsidR="005920A1" w:rsidRPr="00511A99" w14:paraId="65D0CB7C" w14:textId="77777777" w:rsidTr="00190796">
        <w:tc>
          <w:tcPr>
            <w:tcW w:w="709" w:type="dxa"/>
            <w:tcBorders>
              <w:top w:val="single" w:sz="12" w:space="0" w:color="000000"/>
            </w:tcBorders>
            <w:vAlign w:val="center"/>
          </w:tcPr>
          <w:p w14:paraId="0FDDBC55" w14:textId="77777777" w:rsidR="005920A1" w:rsidRPr="00511A99" w:rsidRDefault="005920A1" w:rsidP="005920A1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2835" w:type="dxa"/>
            <w:tcBorders>
              <w:top w:val="single" w:sz="12" w:space="0" w:color="000000"/>
              <w:bottom w:val="single" w:sz="4" w:space="0" w:color="000000"/>
            </w:tcBorders>
          </w:tcPr>
          <w:p w14:paraId="488ECCB0" w14:textId="77E69F30" w:rsidR="005920A1" w:rsidRPr="00511A99" w:rsidRDefault="005920A1" w:rsidP="005920A1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控制組前測</w:t>
            </w:r>
          </w:p>
        </w:tc>
        <w:tc>
          <w:tcPr>
            <w:tcW w:w="4678" w:type="dxa"/>
            <w:tcBorders>
              <w:top w:val="single" w:sz="12" w:space="0" w:color="000000"/>
              <w:bottom w:val="single" w:sz="4" w:space="0" w:color="000000"/>
            </w:tcBorders>
          </w:tcPr>
          <w:p w14:paraId="294F648A" w14:textId="32490C01" w:rsidR="005920A1" w:rsidRPr="00511A99" w:rsidRDefault="005920A1" w:rsidP="00FC00CE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控制組後測</w:t>
            </w:r>
          </w:p>
        </w:tc>
      </w:tr>
      <w:tr w:rsidR="005920A1" w:rsidRPr="00511A99" w14:paraId="03FB74C1" w14:textId="77777777" w:rsidTr="00900713">
        <w:tc>
          <w:tcPr>
            <w:tcW w:w="709" w:type="dxa"/>
            <w:tcBorders>
              <w:bottom w:val="single" w:sz="12" w:space="0" w:color="000000"/>
            </w:tcBorders>
            <w:vAlign w:val="center"/>
          </w:tcPr>
          <w:p w14:paraId="69BFFECD" w14:textId="07052781" w:rsidR="005920A1" w:rsidRPr="00511A99" w:rsidRDefault="005920A1" w:rsidP="005920A1">
            <w:pPr>
              <w:jc w:val="center"/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12" w:space="0" w:color="000000"/>
            </w:tcBorders>
          </w:tcPr>
          <w:p w14:paraId="25F000FE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/>
              </w:rPr>
              <w:t xml:space="preserve">1. </w:t>
            </w:r>
            <w:r w:rsidRPr="00511A99">
              <w:rPr>
                <w:rFonts w:ascii="楷體-簡" w:eastAsia="楷體-簡" w:hAnsi="楷體-簡" w:cs="Kaiti SC" w:hint="eastAsia"/>
              </w:rPr>
              <w:t>電腦科學學習動機</w:t>
            </w:r>
          </w:p>
          <w:p w14:paraId="0362DEBA" w14:textId="77777777" w:rsidR="0033260F" w:rsidRPr="00511A99" w:rsidRDefault="0033260F" w:rsidP="0033260F">
            <w:pPr>
              <w:rPr>
                <w:rFonts w:ascii="楷體-簡" w:eastAsia="楷體-簡" w:hAnsi="楷體-簡" w:cs="Kaiti SC"/>
              </w:rPr>
            </w:pPr>
            <w:r w:rsidRPr="00511A99">
              <w:rPr>
                <w:rFonts w:ascii="楷體-簡" w:eastAsia="楷體-簡" w:hAnsi="楷體-簡" w:cs="Kaiti SC" w:hint="eastAsia"/>
              </w:rPr>
              <w:t>2</w:t>
            </w:r>
            <w:r w:rsidRPr="00511A99">
              <w:rPr>
                <w:rFonts w:ascii="楷體-簡" w:eastAsia="楷體-簡" w:hAnsi="楷體-簡" w:cs="Kaiti SC"/>
              </w:rPr>
              <w:t xml:space="preserve">. </w:t>
            </w:r>
            <w:r w:rsidRPr="00511A99">
              <w:rPr>
                <w:rFonts w:ascii="楷體-簡" w:eastAsia="楷體-簡" w:hAnsi="楷體-簡" w:cs="Kaiti SC" w:hint="eastAsia"/>
              </w:rPr>
              <w:t>電腦科學自我效能</w:t>
            </w:r>
          </w:p>
          <w:p w14:paraId="059EF71C" w14:textId="1DD159C1" w:rsidR="005920A1" w:rsidRPr="00511A99" w:rsidRDefault="00A83C81" w:rsidP="005920A1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3</w:t>
            </w:r>
            <w:r>
              <w:rPr>
                <w:rFonts w:ascii="楷體-簡" w:eastAsia="楷體-簡" w:hAnsi="楷體-簡" w:cs="Kaiti SC"/>
              </w:rPr>
              <w:t xml:space="preserve">. </w:t>
            </w:r>
            <w:r w:rsidRPr="0094062B">
              <w:rPr>
                <w:rFonts w:ascii="楷體-簡" w:eastAsia="楷體-簡" w:hAnsi="楷體-簡" w:cs="Kaiti SC"/>
              </w:rPr>
              <w:t>資訊科學抽象概念/程序之學習感受</w:t>
            </w:r>
          </w:p>
        </w:tc>
        <w:tc>
          <w:tcPr>
            <w:tcW w:w="4678" w:type="dxa"/>
            <w:tcBorders>
              <w:top w:val="single" w:sz="4" w:space="0" w:color="000000"/>
              <w:bottom w:val="single" w:sz="12" w:space="0" w:color="000000"/>
            </w:tcBorders>
          </w:tcPr>
          <w:p w14:paraId="29E43313" w14:textId="77777777" w:rsidR="0094062B" w:rsidRPr="0094062B" w:rsidRDefault="0094062B" w:rsidP="0094062B">
            <w:pPr>
              <w:rPr>
                <w:rFonts w:ascii="楷體-簡" w:eastAsia="楷體-簡" w:hAnsi="楷體-簡" w:cs="Kaiti SC"/>
              </w:rPr>
            </w:pPr>
            <w:r w:rsidRPr="0094062B">
              <w:rPr>
                <w:rFonts w:ascii="楷體-簡" w:eastAsia="楷體-簡" w:hAnsi="楷體-簡" w:cs="Kaiti SC"/>
              </w:rPr>
              <w:t>1. 電腦科學學習動機</w:t>
            </w:r>
          </w:p>
          <w:p w14:paraId="328830D3" w14:textId="77777777" w:rsidR="0094062B" w:rsidRPr="0094062B" w:rsidRDefault="0094062B" w:rsidP="0094062B">
            <w:pPr>
              <w:rPr>
                <w:rFonts w:ascii="楷體-簡" w:eastAsia="楷體-簡" w:hAnsi="楷體-簡" w:cs="Kaiti SC"/>
              </w:rPr>
            </w:pPr>
            <w:r w:rsidRPr="0094062B">
              <w:rPr>
                <w:rFonts w:ascii="楷體-簡" w:eastAsia="楷體-簡" w:hAnsi="楷體-簡" w:cs="Kaiti SC"/>
              </w:rPr>
              <w:t>2. 電腦科學自我效能</w:t>
            </w:r>
          </w:p>
          <w:p w14:paraId="2DC5EF16" w14:textId="77777777" w:rsidR="0094062B" w:rsidRPr="0094062B" w:rsidRDefault="0094062B" w:rsidP="0094062B">
            <w:pPr>
              <w:rPr>
                <w:rFonts w:ascii="楷體-簡" w:eastAsia="楷體-簡" w:hAnsi="楷體-簡" w:cs="Kaiti SC"/>
              </w:rPr>
            </w:pPr>
            <w:r w:rsidRPr="0094062B">
              <w:rPr>
                <w:rFonts w:ascii="楷體-簡" w:eastAsia="楷體-簡" w:hAnsi="楷體-簡" w:cs="Kaiti SC"/>
              </w:rPr>
              <w:t>3. 資訊科學抽象概念/程序之學習感受</w:t>
            </w:r>
          </w:p>
          <w:p w14:paraId="02C2C7E9" w14:textId="77777777" w:rsidR="00056026" w:rsidRDefault="0094062B" w:rsidP="0094062B">
            <w:pPr>
              <w:rPr>
                <w:rFonts w:ascii="楷體-簡" w:eastAsia="楷體-簡" w:hAnsi="楷體-簡" w:cs="Kaiti SC"/>
              </w:rPr>
            </w:pPr>
            <w:r w:rsidRPr="0094062B">
              <w:rPr>
                <w:rFonts w:ascii="楷體-簡" w:eastAsia="楷體-簡" w:hAnsi="楷體-簡" w:cs="Kaiti SC"/>
              </w:rPr>
              <w:t>4. 對於人工智慧學習自我評鑑</w:t>
            </w:r>
          </w:p>
          <w:p w14:paraId="3E7AB195" w14:textId="07798401" w:rsidR="0094062B" w:rsidRPr="0094062B" w:rsidRDefault="000B62DE" w:rsidP="0094062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 xml:space="preserve">5. </w:t>
            </w:r>
            <w:r>
              <w:rPr>
                <w:rFonts w:ascii="楷體-簡" w:eastAsia="楷體-簡" w:hAnsi="楷體-簡" w:cs="Kaiti SC" w:hint="eastAsia"/>
              </w:rPr>
              <w:t>講述式教學之課堂感受</w:t>
            </w:r>
          </w:p>
        </w:tc>
      </w:tr>
    </w:tbl>
    <w:p w14:paraId="7B1BB96B" w14:textId="77777777" w:rsidR="0094062B" w:rsidRDefault="0094062B" w:rsidP="00B7650E">
      <w:pPr>
        <w:rPr>
          <w:rFonts w:ascii="楷體-簡" w:eastAsia="楷體-簡" w:hAnsi="楷體-簡" w:cs="Kaiti SC"/>
        </w:rPr>
      </w:pPr>
    </w:p>
    <w:p w14:paraId="6BC0AF68" w14:textId="77777777" w:rsidR="0094062B" w:rsidRDefault="0094062B" w:rsidP="00B7650E">
      <w:pPr>
        <w:rPr>
          <w:rFonts w:ascii="楷體-簡" w:eastAsia="楷體-簡" w:hAnsi="楷體-簡" w:cs="Kaiti SC"/>
        </w:rPr>
      </w:pPr>
    </w:p>
    <w:p w14:paraId="06ED049A" w14:textId="71A54122" w:rsidR="00FC00CE" w:rsidRPr="009B1CA6" w:rsidRDefault="00D70940" w:rsidP="00B7650E">
      <w:pPr>
        <w:rPr>
          <w:rFonts w:ascii="楷體-簡" w:eastAsia="楷體-簡" w:hAnsi="楷體-簡" w:cs="Kaiti SC"/>
        </w:rPr>
      </w:pPr>
      <w:r>
        <w:rPr>
          <w:rFonts w:ascii="楷體-簡" w:eastAsia="楷體-簡" w:hAnsi="楷體-簡" w:cs="Kaiti SC" w:hint="eastAsia"/>
        </w:rPr>
        <w:lastRenderedPageBreak/>
        <w:t>電腦科學</w:t>
      </w:r>
      <w:r w:rsidR="00B7650E">
        <w:rPr>
          <w:rFonts w:ascii="楷體-簡" w:eastAsia="楷體-簡" w:hAnsi="楷體-簡" w:cs="Kaiti SC" w:hint="eastAsia"/>
        </w:rPr>
        <w:t>學習態度問卷 面向與問題描述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709"/>
        <w:gridCol w:w="5323"/>
      </w:tblGrid>
      <w:tr w:rsidR="00156AEF" w:rsidRPr="009B1CA6" w14:paraId="6481DEA2" w14:textId="77777777" w:rsidTr="00BA0DB2">
        <w:tc>
          <w:tcPr>
            <w:tcW w:w="226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FCD2892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C9A2F9F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題號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221C4A7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問題描述</w:t>
            </w:r>
          </w:p>
        </w:tc>
      </w:tr>
      <w:tr w:rsidR="00156AEF" w:rsidRPr="009B1CA6" w14:paraId="0082ADE1" w14:textId="77777777" w:rsidTr="00BA0DB2">
        <w:tc>
          <w:tcPr>
            <w:tcW w:w="2268" w:type="dxa"/>
            <w:vMerge w:val="restart"/>
            <w:tcBorders>
              <w:top w:val="single" w:sz="12" w:space="0" w:color="000000"/>
            </w:tcBorders>
            <w:vAlign w:val="center"/>
          </w:tcPr>
          <w:p w14:paraId="6546CDE2" w14:textId="4CFEEC24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  <w:commentRangeStart w:id="0"/>
            <w:r>
              <w:rPr>
                <w:rFonts w:ascii="楷體-簡" w:eastAsia="楷體-簡" w:hAnsi="楷體-簡" w:cs="Kaiti SC" w:hint="eastAsia"/>
              </w:rPr>
              <w:t>電腦科學</w:t>
            </w:r>
          </w:p>
          <w:p w14:paraId="6855508F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學習動機</w:t>
            </w:r>
            <w:commentRangeEnd w:id="0"/>
            <w:r w:rsidR="00A13AF1">
              <w:rPr>
                <w:rStyle w:val="a6"/>
              </w:rPr>
              <w:commentReference w:id="0"/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2C0068A6" w14:textId="77777777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1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26BB74F5" w14:textId="6E751696" w:rsidR="00D70940" w:rsidRPr="007245DF" w:rsidRDefault="00D70940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我</w:t>
            </w:r>
            <w:r w:rsidR="00927281" w:rsidRPr="007245DF">
              <w:rPr>
                <w:rFonts w:ascii="楷體-簡" w:eastAsia="楷體-簡" w:hAnsi="楷體-簡" w:cs="Kaiti SC" w:hint="eastAsia"/>
              </w:rPr>
              <w:t>在網路上瀏覽資訊時，看到</w:t>
            </w:r>
            <w:r w:rsidRPr="007245DF">
              <w:rPr>
                <w:rFonts w:ascii="楷體-簡" w:eastAsia="楷體-簡" w:hAnsi="楷體-簡" w:cs="Kaiti SC" w:hint="eastAsia"/>
              </w:rPr>
              <w:t>人工智慧相關新聞，</w:t>
            </w:r>
            <w:r w:rsidR="002765BA" w:rsidRPr="007245DF">
              <w:rPr>
                <w:rFonts w:ascii="楷體-簡" w:eastAsia="楷體-簡" w:hAnsi="楷體-簡" w:cs="Kaiti SC" w:hint="eastAsia"/>
              </w:rPr>
              <w:t>通常</w:t>
            </w:r>
            <w:r w:rsidR="00927281" w:rsidRPr="007245DF">
              <w:rPr>
                <w:rFonts w:ascii="楷體-簡" w:eastAsia="楷體-簡" w:hAnsi="楷體-簡" w:cs="Kaiti SC" w:hint="eastAsia"/>
              </w:rPr>
              <w:t>會願意閱讀</w:t>
            </w:r>
            <w:r w:rsidRPr="007245DF">
              <w:rPr>
                <w:rFonts w:ascii="楷體-簡" w:eastAsia="楷體-簡" w:hAnsi="楷體-簡" w:cs="Kaiti SC" w:hint="eastAsia"/>
              </w:rPr>
              <w:t>以了解電腦科學發展趨勢。</w:t>
            </w:r>
          </w:p>
        </w:tc>
      </w:tr>
      <w:tr w:rsidR="00156AEF" w:rsidRPr="009B1CA6" w14:paraId="0217D9EA" w14:textId="77777777" w:rsidTr="00BA0DB2">
        <w:tc>
          <w:tcPr>
            <w:tcW w:w="2268" w:type="dxa"/>
            <w:vMerge/>
            <w:vAlign w:val="center"/>
          </w:tcPr>
          <w:p w14:paraId="3055402B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18B8AA3" w14:textId="77777777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2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1526C76" w14:textId="262874BB" w:rsidR="00D70940" w:rsidRPr="007245DF" w:rsidRDefault="00927281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若課堂中談論到電腦科學</w:t>
            </w:r>
            <w:r w:rsidR="00A1094D" w:rsidRPr="007245DF">
              <w:rPr>
                <w:rFonts w:ascii="楷體-簡" w:eastAsia="楷體-簡" w:hAnsi="楷體-簡" w:cs="Kaiti SC" w:hint="eastAsia"/>
              </w:rPr>
              <w:t>或</w:t>
            </w:r>
            <w:r w:rsidR="00D70940" w:rsidRPr="007245DF">
              <w:rPr>
                <w:rFonts w:ascii="楷體-簡" w:eastAsia="楷體-簡" w:hAnsi="楷體-簡" w:cs="Kaiti SC" w:hint="eastAsia"/>
              </w:rPr>
              <w:t>人工智慧對人類生活的幫助</w:t>
            </w:r>
            <w:r w:rsidRPr="007245DF">
              <w:rPr>
                <w:rFonts w:ascii="楷體-簡" w:eastAsia="楷體-簡" w:hAnsi="楷體-簡" w:cs="Kaiti SC" w:hint="eastAsia"/>
              </w:rPr>
              <w:t>，我會</w:t>
            </w:r>
            <w:r w:rsidR="00D70940" w:rsidRPr="007245DF">
              <w:rPr>
                <w:rFonts w:ascii="楷體-簡" w:eastAsia="楷體-簡" w:hAnsi="楷體-簡" w:cs="Kaiti SC" w:hint="eastAsia"/>
              </w:rPr>
              <w:t>很感興趣。</w:t>
            </w:r>
          </w:p>
        </w:tc>
      </w:tr>
      <w:tr w:rsidR="00156AEF" w:rsidRPr="009B1CA6" w14:paraId="2CD9E799" w14:textId="77777777" w:rsidTr="00BA0DB2">
        <w:tc>
          <w:tcPr>
            <w:tcW w:w="2268" w:type="dxa"/>
            <w:vMerge/>
            <w:vAlign w:val="center"/>
          </w:tcPr>
          <w:p w14:paraId="680FA0F9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A9F6ECA" w14:textId="77777777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3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16A0F4E" w14:textId="4168A6E2" w:rsidR="00D70940" w:rsidRPr="007245DF" w:rsidRDefault="00D70940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我認為</w:t>
            </w:r>
            <w:r w:rsidR="00927281" w:rsidRPr="007245DF">
              <w:rPr>
                <w:rFonts w:ascii="楷體-簡" w:eastAsia="楷體-簡" w:hAnsi="楷體-簡" w:cs="Kaiti SC" w:hint="eastAsia"/>
              </w:rPr>
              <w:t>學</w:t>
            </w:r>
            <w:r w:rsidR="00A1094D" w:rsidRPr="007245DF">
              <w:rPr>
                <w:rFonts w:ascii="楷體-簡" w:eastAsia="楷體-簡" w:hAnsi="楷體-簡" w:cs="Kaiti SC" w:hint="eastAsia"/>
              </w:rPr>
              <w:t>寫程式對將來從事任何行業都會有幫助</w:t>
            </w:r>
            <w:r w:rsidRPr="007245DF"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156AEF" w:rsidRPr="009B1CA6" w14:paraId="7C7043BA" w14:textId="77777777" w:rsidTr="00BA0DB2">
        <w:tc>
          <w:tcPr>
            <w:tcW w:w="2268" w:type="dxa"/>
            <w:vMerge/>
            <w:vAlign w:val="center"/>
          </w:tcPr>
          <w:p w14:paraId="07A31E9D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7DA254F" w14:textId="233AA85C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4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6D60AFD" w14:textId="534FB4A1" w:rsidR="00D70940" w:rsidRPr="009B1CA6" w:rsidRDefault="00B80E12">
            <w:pPr>
              <w:rPr>
                <w:rFonts w:ascii="楷體-簡" w:eastAsia="楷體-簡" w:hAnsi="楷體-簡" w:cs="Kaiti SC"/>
              </w:rPr>
            </w:pPr>
            <w:r w:rsidRPr="00043273">
              <w:rPr>
                <w:rFonts w:ascii="楷體-簡" w:eastAsia="楷體-簡" w:hAnsi="楷體-簡" w:cs="Kaiti SC"/>
              </w:rPr>
              <w:t>當我</w:t>
            </w:r>
            <w:r w:rsidRPr="0035508A">
              <w:rPr>
                <w:rFonts w:ascii="楷體-簡" w:eastAsia="楷體-簡" w:hAnsi="楷體-簡" w:cs="Kaiti SC"/>
              </w:rPr>
              <w:t>在資訊科技課程</w:t>
            </w:r>
            <w:r>
              <w:rPr>
                <w:rFonts w:ascii="楷體-簡" w:eastAsia="楷體-簡" w:hAnsi="楷體-簡" w:cs="Kaiti SC" w:hint="eastAsia"/>
              </w:rPr>
              <w:t>中</w:t>
            </w:r>
            <w:r w:rsidRPr="00043273">
              <w:rPr>
                <w:rFonts w:ascii="楷體-簡" w:eastAsia="楷體-簡" w:hAnsi="楷體-簡" w:cs="Kaiti SC"/>
              </w:rPr>
              <w:t>遇到</w:t>
            </w:r>
            <w:r>
              <w:rPr>
                <w:rFonts w:ascii="楷體-簡" w:eastAsia="楷體-簡" w:hAnsi="楷體-簡" w:cs="Kaiti SC" w:hint="eastAsia"/>
              </w:rPr>
              <w:t>無法理解的課程內容時</w:t>
            </w:r>
            <w:r w:rsidRPr="00043273">
              <w:rPr>
                <w:rFonts w:ascii="楷體-簡" w:eastAsia="楷體-簡" w:hAnsi="楷體-簡" w:cs="Kaiti SC"/>
              </w:rPr>
              <w:t>，我願意自己蒐集資料尋求解答。</w:t>
            </w:r>
          </w:p>
        </w:tc>
      </w:tr>
      <w:tr w:rsidR="00156AEF" w:rsidRPr="009B1CA6" w14:paraId="7D458768" w14:textId="77777777" w:rsidTr="00BA0DB2">
        <w:tc>
          <w:tcPr>
            <w:tcW w:w="2268" w:type="dxa"/>
            <w:vMerge w:val="restart"/>
            <w:tcBorders>
              <w:top w:val="single" w:sz="12" w:space="0" w:color="000000"/>
            </w:tcBorders>
            <w:vAlign w:val="center"/>
          </w:tcPr>
          <w:p w14:paraId="63A95A8B" w14:textId="567C09C5" w:rsidR="00043273" w:rsidRPr="00043273" w:rsidRDefault="0035508A" w:rsidP="00043273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電腦科學</w:t>
            </w:r>
          </w:p>
          <w:p w14:paraId="31BD921E" w14:textId="73037310" w:rsidR="00B7650E" w:rsidRPr="009B1CA6" w:rsidRDefault="00043273" w:rsidP="00043273">
            <w:pPr>
              <w:jc w:val="center"/>
              <w:rPr>
                <w:rFonts w:ascii="楷體-簡" w:eastAsia="楷體-簡" w:hAnsi="楷體-簡" w:cs="Kaiti SC"/>
              </w:rPr>
            </w:pPr>
            <w:r w:rsidRPr="00043273">
              <w:rPr>
                <w:rFonts w:ascii="楷體-簡" w:eastAsia="楷體-簡" w:hAnsi="楷體-簡" w:cs="Kaiti SC"/>
              </w:rPr>
              <w:t>自我效能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509B47EA" w14:textId="7681CF1E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5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7022ACA1" w14:textId="3467DF1E" w:rsidR="00B7650E" w:rsidRPr="007245DF" w:rsidRDefault="00B80E12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老師在</w:t>
            </w:r>
            <w:r w:rsidR="0035508A" w:rsidRPr="007245DF">
              <w:rPr>
                <w:rFonts w:ascii="楷體-簡" w:eastAsia="楷體-簡" w:hAnsi="楷體-簡" w:cs="Kaiti SC"/>
              </w:rPr>
              <w:t>資訊科技課</w:t>
            </w:r>
            <w:r w:rsidR="0035508A" w:rsidRPr="007245DF">
              <w:rPr>
                <w:rFonts w:ascii="楷體-簡" w:eastAsia="楷體-簡" w:hAnsi="楷體-簡" w:cs="Kaiti SC" w:hint="eastAsia"/>
              </w:rPr>
              <w:t>中</w:t>
            </w:r>
            <w:r w:rsidRPr="007245DF">
              <w:rPr>
                <w:rFonts w:ascii="楷體-簡" w:eastAsia="楷體-簡" w:hAnsi="楷體-簡" w:cs="Kaiti SC" w:hint="eastAsia"/>
              </w:rPr>
              <w:t>講授的</w:t>
            </w:r>
            <w:r w:rsidR="001865C7" w:rsidRPr="007245DF">
              <w:rPr>
                <w:rFonts w:ascii="楷體-簡" w:eastAsia="楷體-簡" w:hAnsi="楷體-簡" w:cs="Kaiti SC" w:hint="eastAsia"/>
              </w:rPr>
              <w:t>多數</w:t>
            </w:r>
            <w:r w:rsidRPr="007245DF">
              <w:rPr>
                <w:rFonts w:ascii="楷體-簡" w:eastAsia="楷體-簡" w:hAnsi="楷體-簡" w:cs="Kaiti SC" w:hint="eastAsia"/>
              </w:rPr>
              <w:t>概念對我來說</w:t>
            </w:r>
            <w:r w:rsidR="001865C7" w:rsidRPr="007245DF">
              <w:rPr>
                <w:rFonts w:ascii="楷體-簡" w:eastAsia="楷體-簡" w:hAnsi="楷體-簡" w:cs="Kaiti SC" w:hint="eastAsia"/>
              </w:rPr>
              <w:t>都</w:t>
            </w:r>
            <w:r w:rsidRPr="007245DF">
              <w:rPr>
                <w:rFonts w:ascii="楷體-簡" w:eastAsia="楷體-簡" w:hAnsi="楷體-簡" w:cs="Kaiti SC" w:hint="eastAsia"/>
              </w:rPr>
              <w:t>太困難了</w:t>
            </w:r>
            <w:r w:rsidR="0035508A"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156AEF" w:rsidRPr="009B1CA6" w14:paraId="05FB1F60" w14:textId="77777777" w:rsidTr="00BA0DB2">
        <w:tc>
          <w:tcPr>
            <w:tcW w:w="2268" w:type="dxa"/>
            <w:vMerge/>
            <w:vAlign w:val="center"/>
          </w:tcPr>
          <w:p w14:paraId="6F68A8C6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D1FA7D9" w14:textId="58164E74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6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276E34E" w14:textId="52F7347F" w:rsidR="00B7650E" w:rsidRPr="0035508A" w:rsidRDefault="0035508A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</w:t>
            </w:r>
            <w:r w:rsidRPr="0035508A">
              <w:rPr>
                <w:rFonts w:ascii="楷體-簡" w:eastAsia="楷體-簡" w:hAnsi="楷體-簡" w:cs="Kaiti SC"/>
              </w:rPr>
              <w:t>資訊科技課</w:t>
            </w:r>
            <w:r>
              <w:rPr>
                <w:rFonts w:ascii="楷體-簡" w:eastAsia="楷體-簡" w:hAnsi="楷體-簡" w:cs="Kaiti SC" w:hint="eastAsia"/>
              </w:rPr>
              <w:t>中</w:t>
            </w:r>
            <w:r w:rsidRPr="0035508A">
              <w:rPr>
                <w:rFonts w:ascii="楷體-簡" w:eastAsia="楷體-簡" w:hAnsi="楷體-簡" w:cs="Kaiti SC"/>
              </w:rPr>
              <w:t>，我通常能夠獨立完成老師給定的作業或練習題等，不需尋求他人協助。</w:t>
            </w:r>
          </w:p>
        </w:tc>
      </w:tr>
      <w:tr w:rsidR="00156AEF" w:rsidRPr="009B1CA6" w14:paraId="630C6924" w14:textId="77777777" w:rsidTr="00BA0DB2">
        <w:tc>
          <w:tcPr>
            <w:tcW w:w="2268" w:type="dxa"/>
            <w:vMerge/>
            <w:vAlign w:val="center"/>
          </w:tcPr>
          <w:p w14:paraId="0DEF58E8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2326425" w14:textId="19BFF69E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7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238AB31" w14:textId="0C0C8695" w:rsidR="00B7650E" w:rsidRPr="007245DF" w:rsidRDefault="00B80E12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每次完成了一個程式，我都會有一種成就感</w:t>
            </w:r>
            <w:r w:rsidR="0035508A"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156AEF" w:rsidRPr="009B1CA6" w14:paraId="2FC73A54" w14:textId="77777777" w:rsidTr="007245DF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6E2A6AF5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6C5633E2" w14:textId="581B07A0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8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4211611C" w14:textId="7A7B7023" w:rsidR="00B7650E" w:rsidRPr="007245DF" w:rsidRDefault="00B80E12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只要給足夠的時間，我應該都能妥善完成資訊課的作業。</w:t>
            </w:r>
          </w:p>
        </w:tc>
      </w:tr>
      <w:tr w:rsidR="00156AEF" w:rsidRPr="009B1CA6" w14:paraId="65923EDB" w14:textId="77777777" w:rsidTr="007245DF">
        <w:tc>
          <w:tcPr>
            <w:tcW w:w="2268" w:type="dxa"/>
            <w:vMerge w:val="restart"/>
            <w:tcBorders>
              <w:top w:val="single" w:sz="12" w:space="0" w:color="000000"/>
            </w:tcBorders>
            <w:vAlign w:val="center"/>
          </w:tcPr>
          <w:p w14:paraId="3E6A1CB5" w14:textId="5D1B7EC2" w:rsidR="00D458D0" w:rsidRPr="007245DF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資訊科學</w:t>
            </w:r>
            <w:r w:rsidR="00CD4F40" w:rsidRPr="007245DF">
              <w:rPr>
                <w:rFonts w:ascii="楷體-簡" w:eastAsia="楷體-簡" w:hAnsi="楷體-簡" w:cs="Kaiti SC" w:hint="eastAsia"/>
              </w:rPr>
              <w:t>抽象概念/程序之</w:t>
            </w:r>
          </w:p>
          <w:p w14:paraId="03B57EA4" w14:textId="094886DA" w:rsidR="00D458D0" w:rsidRPr="009B1CA6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lastRenderedPageBreak/>
              <w:t>學習感受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64C7F9DF" w14:textId="65C5FE34" w:rsidR="00D458D0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lastRenderedPageBreak/>
              <w:t>9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66C9C4DD" w14:textId="0056899D" w:rsidR="00D458D0" w:rsidRPr="007245DF" w:rsidRDefault="00D458D0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在學習演算法</w:t>
            </w:r>
            <w:r w:rsidR="00C31005" w:rsidRPr="007245DF">
              <w:rPr>
                <w:rFonts w:ascii="楷體-簡" w:eastAsia="楷體-簡" w:hAnsi="楷體-簡" w:cs="Kaiti SC" w:hint="eastAsia"/>
              </w:rPr>
              <w:t>或程式設計</w:t>
            </w:r>
            <w:r w:rsidRPr="007245DF">
              <w:rPr>
                <w:rFonts w:ascii="楷體-簡" w:eastAsia="楷體-簡" w:hAnsi="楷體-簡" w:cs="Kaiti SC" w:hint="eastAsia"/>
              </w:rPr>
              <w:t>時，我經常覺得</w:t>
            </w:r>
            <w:r w:rsidR="00C31005" w:rsidRPr="007245DF">
              <w:rPr>
                <w:rFonts w:ascii="楷體-簡" w:eastAsia="楷體-簡" w:hAnsi="楷體-簡" w:cs="Kaiti SC" w:hint="eastAsia"/>
              </w:rPr>
              <w:t>概念</w:t>
            </w:r>
            <w:r w:rsidRPr="007245DF">
              <w:rPr>
                <w:rFonts w:ascii="楷體-簡" w:eastAsia="楷體-簡" w:hAnsi="楷體-簡" w:cs="Kaiti SC" w:hint="eastAsia"/>
              </w:rPr>
              <w:t>很抽象而難以</w:t>
            </w:r>
            <w:r w:rsidR="00CD4F40" w:rsidRPr="007245DF">
              <w:rPr>
                <w:rFonts w:ascii="楷體-簡" w:eastAsia="楷體-簡" w:hAnsi="楷體-簡" w:cs="Kaiti SC" w:hint="eastAsia"/>
              </w:rPr>
              <w:t>理解</w:t>
            </w:r>
            <w:r w:rsidRPr="007245DF"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156AEF" w:rsidRPr="009B1CA6" w14:paraId="584CFF19" w14:textId="77777777" w:rsidTr="00BA0DB2">
        <w:tc>
          <w:tcPr>
            <w:tcW w:w="2268" w:type="dxa"/>
            <w:vMerge/>
            <w:vAlign w:val="center"/>
          </w:tcPr>
          <w:p w14:paraId="654BE630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CAAD82" w14:textId="0591D0F6" w:rsidR="00D458D0" w:rsidRPr="00D458D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10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6F278D" w14:textId="12EA0DD3" w:rsidR="00D458D0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在學習演算法時，我經常無法理解演算法的</w:t>
            </w:r>
            <w:r w:rsidR="00073101">
              <w:rPr>
                <w:rFonts w:ascii="楷體-簡" w:eastAsia="楷體-簡" w:hAnsi="楷體-簡" w:cs="Kaiti SC" w:hint="eastAsia"/>
              </w:rPr>
              <w:t>運</w:t>
            </w:r>
            <w:r w:rsidR="00CD4F40">
              <w:rPr>
                <w:rFonts w:ascii="楷體-簡" w:eastAsiaTheme="minorEastAsia" w:hAnsi="楷體-簡" w:cs="Kaiti SC" w:hint="eastAsia"/>
              </w:rPr>
              <w:t>作</w:t>
            </w:r>
            <w:r>
              <w:rPr>
                <w:rFonts w:ascii="楷體-簡" w:eastAsia="楷體-簡" w:hAnsi="楷體-簡" w:cs="Kaiti SC" w:hint="eastAsia"/>
              </w:rPr>
              <w:t>過程。</w:t>
            </w:r>
          </w:p>
        </w:tc>
      </w:tr>
      <w:tr w:rsidR="00156AEF" w:rsidRPr="00D458D0" w14:paraId="48A6D7E3" w14:textId="77777777" w:rsidTr="00BA0DB2">
        <w:tc>
          <w:tcPr>
            <w:tcW w:w="2268" w:type="dxa"/>
            <w:vMerge/>
            <w:vAlign w:val="center"/>
          </w:tcPr>
          <w:p w14:paraId="65177348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AE709D" w14:textId="441FCED3" w:rsidR="00D458D0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11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23209B" w14:textId="7079DC06" w:rsidR="00D458D0" w:rsidRPr="00D458D0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我經常難以想像程式的執行</w:t>
            </w:r>
            <w:r w:rsidR="00E6717B">
              <w:rPr>
                <w:rFonts w:ascii="楷體-簡" w:eastAsia="楷體-簡" w:hAnsi="楷體-簡" w:cs="Kaiti SC" w:hint="eastAsia"/>
              </w:rPr>
              <w:t>過程</w:t>
            </w:r>
            <w:r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156AEF" w:rsidRPr="009B1CA6" w14:paraId="2006487F" w14:textId="77777777" w:rsidTr="00BA0DB2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1A622655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2655D13" w14:textId="6F6F836F" w:rsidR="00D458D0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12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5B085B5" w14:textId="522B0D3A" w:rsidR="00D458D0" w:rsidRPr="00043273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若要將演算法透過程式設計實作出來，對我來說相當困難。</w:t>
            </w:r>
          </w:p>
        </w:tc>
      </w:tr>
      <w:tr w:rsidR="00156AEF" w:rsidRPr="009B1CA6" w14:paraId="769F2104" w14:textId="77777777" w:rsidTr="00BA0DB2">
        <w:tc>
          <w:tcPr>
            <w:tcW w:w="2268" w:type="dxa"/>
            <w:vMerge w:val="restart"/>
            <w:vAlign w:val="center"/>
          </w:tcPr>
          <w:p w14:paraId="420FFDAA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對於人工智慧學習</w:t>
            </w:r>
          </w:p>
          <w:p w14:paraId="12F4B784" w14:textId="466CAACA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自我評鑑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5130ECFD" w14:textId="3A01187B" w:rsidR="00D458D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13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5D007BED" w14:textId="394F0DE9" w:rsidR="00D458D0" w:rsidRPr="007245DF" w:rsidRDefault="00D458D0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/>
              </w:rPr>
              <w:t>我</w:t>
            </w:r>
            <w:r w:rsidR="00E32917" w:rsidRPr="007245DF">
              <w:rPr>
                <w:rFonts w:ascii="楷體-簡" w:eastAsia="楷體-簡" w:hAnsi="楷體-簡" w:cs="Kaiti SC" w:hint="eastAsia"/>
              </w:rPr>
              <w:t>了解</w:t>
            </w:r>
            <w:r w:rsidRPr="007245DF">
              <w:rPr>
                <w:rFonts w:ascii="楷體-簡" w:eastAsia="楷體-簡" w:hAnsi="楷體-簡" w:cs="Kaiti SC"/>
              </w:rPr>
              <w:t>「</w:t>
            </w:r>
            <w:r w:rsidRPr="007245DF">
              <w:rPr>
                <w:rFonts w:ascii="楷體-簡" w:eastAsia="楷體-簡" w:hAnsi="楷體-簡" w:cs="Kaiti SC" w:hint="eastAsia"/>
              </w:rPr>
              <w:t>類神經網路</w:t>
            </w:r>
            <w:r w:rsidRPr="007245DF">
              <w:rPr>
                <w:rFonts w:ascii="楷體-簡" w:eastAsia="楷體-簡" w:hAnsi="楷體-簡" w:cs="Kaiti SC"/>
              </w:rPr>
              <w:t>」</w:t>
            </w:r>
            <w:r w:rsidR="00E32917" w:rsidRPr="007245DF">
              <w:rPr>
                <w:rFonts w:ascii="楷體-簡" w:eastAsia="楷體-簡" w:hAnsi="楷體-簡" w:cs="Kaiti SC" w:hint="eastAsia"/>
              </w:rPr>
              <w:t>的概念</w:t>
            </w:r>
            <w:r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156AEF" w:rsidRPr="009B1CA6" w14:paraId="7B710787" w14:textId="77777777" w:rsidTr="00BA0DB2">
        <w:tc>
          <w:tcPr>
            <w:tcW w:w="2268" w:type="dxa"/>
            <w:vMerge/>
            <w:vAlign w:val="center"/>
          </w:tcPr>
          <w:p w14:paraId="0596ED9F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269AEC" w14:textId="5A89D92A" w:rsidR="00D458D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14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11FF05" w14:textId="116A2674" w:rsidR="00D458D0" w:rsidRPr="007245DF" w:rsidRDefault="00E32917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我了解</w:t>
            </w:r>
            <w:r w:rsidR="00D458D0" w:rsidRPr="007245DF">
              <w:rPr>
                <w:rFonts w:ascii="楷體-簡" w:eastAsia="楷體-簡" w:hAnsi="楷體-簡" w:cs="Kaiti SC"/>
              </w:rPr>
              <w:t>「</w:t>
            </w:r>
            <w:r w:rsidR="00D458D0" w:rsidRPr="007245DF">
              <w:rPr>
                <w:rFonts w:ascii="楷體-簡" w:eastAsia="楷體-簡" w:hAnsi="楷體-簡" w:cs="Kaiti SC" w:hint="eastAsia"/>
              </w:rPr>
              <w:t>激勵函數</w:t>
            </w:r>
            <w:r w:rsidR="00D458D0" w:rsidRPr="007245DF">
              <w:rPr>
                <w:rFonts w:ascii="楷體-簡" w:eastAsia="楷體-簡" w:hAnsi="楷體-簡" w:cs="Kaiti SC"/>
              </w:rPr>
              <w:t>」</w:t>
            </w:r>
            <w:r w:rsidRPr="007245DF">
              <w:rPr>
                <w:rFonts w:ascii="楷體-簡" w:eastAsia="楷體-簡" w:hAnsi="楷體-簡" w:cs="Kaiti SC" w:hint="eastAsia"/>
              </w:rPr>
              <w:t>在類神經網路扮演的角色</w:t>
            </w:r>
            <w:r w:rsidR="00D458D0"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156AEF" w:rsidRPr="009B1CA6" w14:paraId="4C39B314" w14:textId="77777777" w:rsidTr="000B62DE">
        <w:tc>
          <w:tcPr>
            <w:tcW w:w="2268" w:type="dxa"/>
            <w:vMerge/>
            <w:tcBorders>
              <w:bottom w:val="single" w:sz="12" w:space="0" w:color="000000"/>
            </w:tcBorders>
            <w:vAlign w:val="center"/>
          </w:tcPr>
          <w:p w14:paraId="490E7ED2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C2411C2" w14:textId="0EBF6C65" w:rsidR="00D458D0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15</w:t>
            </w:r>
          </w:p>
        </w:tc>
        <w:tc>
          <w:tcPr>
            <w:tcW w:w="5323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1ECA26A8" w14:textId="61174708" w:rsidR="00D458D0" w:rsidRPr="007245DF" w:rsidRDefault="00E32917" w:rsidP="000146CE">
            <w:pPr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我了解</w:t>
            </w:r>
            <w:r w:rsidR="00026AE1" w:rsidRPr="007245DF">
              <w:rPr>
                <w:rFonts w:ascii="楷體-簡" w:eastAsia="楷體-簡" w:hAnsi="楷體-簡" w:cs="Kaiti SC" w:hint="eastAsia"/>
              </w:rPr>
              <w:t>類神經網路中</w:t>
            </w:r>
            <w:r w:rsidR="00D458D0" w:rsidRPr="007245DF">
              <w:rPr>
                <w:rFonts w:ascii="楷體-簡" w:eastAsia="楷體-簡" w:hAnsi="楷體-簡" w:cs="Kaiti SC"/>
              </w:rPr>
              <w:t>「</w:t>
            </w:r>
            <w:r w:rsidR="00D458D0" w:rsidRPr="007245DF">
              <w:rPr>
                <w:rFonts w:ascii="楷體-簡" w:eastAsia="楷體-簡" w:hAnsi="楷體-簡" w:cs="Kaiti SC" w:hint="eastAsia"/>
              </w:rPr>
              <w:t>學習演算法</w:t>
            </w:r>
            <w:r w:rsidR="00D458D0" w:rsidRPr="007245DF">
              <w:rPr>
                <w:rFonts w:ascii="楷體-簡" w:eastAsia="楷體-簡" w:hAnsi="楷體-簡" w:cs="Kaiti SC"/>
              </w:rPr>
              <w:t>」</w:t>
            </w:r>
            <w:r w:rsidRPr="007245DF">
              <w:rPr>
                <w:rFonts w:ascii="楷體-簡" w:eastAsia="楷體-簡" w:hAnsi="楷體-簡" w:cs="Kaiti SC" w:hint="eastAsia"/>
              </w:rPr>
              <w:t>的原理與運作流程</w:t>
            </w:r>
            <w:r w:rsidR="00D458D0" w:rsidRPr="007245DF">
              <w:rPr>
                <w:rFonts w:ascii="楷體-簡" w:eastAsia="楷體-簡" w:hAnsi="楷體-簡" w:cs="Kaiti SC"/>
              </w:rPr>
              <w:t>。</w:t>
            </w:r>
          </w:p>
        </w:tc>
      </w:tr>
      <w:tr w:rsidR="000B62DE" w:rsidRPr="009B1CA6" w14:paraId="6C9679C1" w14:textId="77777777" w:rsidTr="000B62DE">
        <w:tc>
          <w:tcPr>
            <w:tcW w:w="2268" w:type="dxa"/>
            <w:vMerge w:val="restart"/>
            <w:vAlign w:val="center"/>
          </w:tcPr>
          <w:p w14:paraId="79BD688E" w14:textId="241FA108" w:rsidR="000B62DE" w:rsidRDefault="000B62DE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講述式教學之課堂感受</w:t>
            </w:r>
            <w:ins w:id="1" w:author="user" w:date="2022-05-14T15:24:00Z">
              <w:r w:rsidR="00941CCB">
                <w:rPr>
                  <w:rFonts w:asciiTheme="minorEastAsia" w:eastAsiaTheme="minorEastAsia" w:hAnsiTheme="minorEastAsia" w:cs="Kaiti SC" w:hint="eastAsia"/>
                </w:rPr>
                <w:t>(控制組?)</w:t>
              </w:r>
            </w:ins>
          </w:p>
        </w:tc>
        <w:tc>
          <w:tcPr>
            <w:tcW w:w="709" w:type="dxa"/>
            <w:tcBorders>
              <w:top w:val="single" w:sz="12" w:space="0" w:color="000000"/>
              <w:bottom w:val="single" w:sz="2" w:space="0" w:color="auto"/>
            </w:tcBorders>
            <w:vAlign w:val="center"/>
          </w:tcPr>
          <w:p w14:paraId="7261188D" w14:textId="41C913AD" w:rsidR="000B62DE" w:rsidRDefault="000B62DE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6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2" w:space="0" w:color="auto"/>
            </w:tcBorders>
            <w:vAlign w:val="center"/>
          </w:tcPr>
          <w:p w14:paraId="526CEB72" w14:textId="3DCAB369" w:rsidR="000B62DE" w:rsidRDefault="002A2C83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在課堂中，老師講解投影片時，</w:t>
            </w:r>
            <w:del w:id="2" w:author="user" w:date="2022-05-14T15:21:00Z">
              <w:r w:rsidDel="009F3A5E">
                <w:rPr>
                  <w:rFonts w:ascii="楷體-簡" w:eastAsia="楷體-簡" w:hAnsi="楷體-簡" w:cs="Kaiti SC" w:hint="eastAsia"/>
                </w:rPr>
                <w:delText>有</w:delText>
              </w:r>
            </w:del>
            <w:r>
              <w:rPr>
                <w:rFonts w:ascii="楷體-簡" w:eastAsia="楷體-簡" w:hAnsi="楷體-簡" w:cs="Kaiti SC" w:hint="eastAsia"/>
              </w:rPr>
              <w:t>幫助我理解下列</w:t>
            </w:r>
            <w:ins w:id="3" w:author="user" w:date="2022-05-14T15:21:00Z">
              <w:r w:rsidR="009F3A5E">
                <w:rPr>
                  <w:rFonts w:ascii="楷體-簡" w:eastAsiaTheme="minorEastAsia" w:hAnsi="楷體-簡" w:cs="Kaiti SC" w:hint="eastAsia"/>
                </w:rPr>
                <w:t>哪些</w:t>
              </w:r>
            </w:ins>
            <w:del w:id="4" w:author="user" w:date="2022-05-14T15:21:00Z">
              <w:r w:rsidDel="009F3A5E">
                <w:rPr>
                  <w:rFonts w:ascii="楷體-簡" w:eastAsia="楷體-簡" w:hAnsi="楷體-簡" w:cs="Kaiti SC" w:hint="eastAsia"/>
                </w:rPr>
                <w:delText>的</w:delText>
              </w:r>
            </w:del>
            <w:r>
              <w:rPr>
                <w:rFonts w:ascii="楷體-簡" w:eastAsia="楷體-簡" w:hAnsi="楷體-簡" w:cs="Kaiti SC" w:hint="eastAsia"/>
              </w:rPr>
              <w:t>概念</w:t>
            </w:r>
            <w:r w:rsidR="001D1D3C" w:rsidRPr="001D1D3C">
              <w:rPr>
                <w:rFonts w:ascii="楷體-簡" w:eastAsia="楷體-簡" w:hAnsi="楷體-簡" w:cs="Kaiti SC" w:hint="eastAsia"/>
                <w:b/>
                <w:bCs/>
                <w:u w:val="single"/>
              </w:rPr>
              <w:t>(複選</w:t>
            </w:r>
            <w:r w:rsidR="001D1D3C" w:rsidRPr="001D1D3C">
              <w:rPr>
                <w:rFonts w:ascii="楷體-簡" w:eastAsia="楷體-簡" w:hAnsi="楷體-簡" w:cs="Kaiti SC"/>
                <w:b/>
                <w:bCs/>
                <w:u w:val="single"/>
              </w:rPr>
              <w:t>)</w:t>
            </w:r>
            <w:r w:rsidR="008616D6">
              <w:rPr>
                <w:rFonts w:ascii="楷體-簡" w:eastAsia="楷體-簡" w:hAnsi="楷體-簡" w:cs="Kaiti SC" w:hint="eastAsia"/>
              </w:rPr>
              <w:t>：</w:t>
            </w:r>
          </w:p>
          <w:p w14:paraId="0E7173E6" w14:textId="72AD2323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資料搜集</w:t>
            </w:r>
          </w:p>
          <w:p w14:paraId="317806F0" w14:textId="610E553C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訓練類神經網路</w:t>
            </w:r>
            <w:ins w:id="5" w:author="user" w:date="2022-05-14T15:07:00Z">
              <w:r w:rsidR="00195A06">
                <w:rPr>
                  <w:rFonts w:asciiTheme="minorEastAsia" w:eastAsiaTheme="minorEastAsia" w:hAnsiTheme="minorEastAsia" w:cs="Kaiti SC" w:hint="eastAsia"/>
                </w:rPr>
                <w:t>的</w:t>
              </w:r>
            </w:ins>
            <w:ins w:id="6" w:author="user" w:date="2022-05-14T15:09:00Z">
              <w:r w:rsidR="00195A06">
                <w:rPr>
                  <w:rFonts w:asciiTheme="minorEastAsia" w:eastAsiaTheme="minorEastAsia" w:hAnsiTheme="minorEastAsia" w:cs="Kaiti SC" w:hint="eastAsia"/>
                </w:rPr>
                <w:t>目的</w:t>
              </w:r>
            </w:ins>
          </w:p>
          <w:p w14:paraId="64AEEA7F" w14:textId="4ABB6331" w:rsidR="00593F3C" w:rsidRDefault="00195A06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commentRangeStart w:id="7"/>
            <w:ins w:id="8" w:author="user" w:date="2022-05-14T15:07:00Z">
              <w:r>
                <w:rPr>
                  <w:rFonts w:asciiTheme="minorEastAsia" w:eastAsiaTheme="minorEastAsia" w:hAnsiTheme="minorEastAsia" w:cs="Kaiti SC" w:hint="eastAsia"/>
                </w:rPr>
                <w:t>如何應用</w:t>
              </w:r>
            </w:ins>
            <w:del w:id="9" w:author="user" w:date="2022-05-14T15:07:00Z">
              <w:r w:rsidR="00593F3C" w:rsidDel="00195A06">
                <w:rPr>
                  <w:rFonts w:ascii="楷體-簡" w:eastAsia="楷體-簡" w:hAnsi="楷體-簡" w:cs="Kaiti SC" w:hint="eastAsia"/>
                </w:rPr>
                <w:delText>應用</w:delText>
              </w:r>
            </w:del>
            <w:r w:rsidR="00593F3C">
              <w:rPr>
                <w:rFonts w:ascii="楷體-簡" w:eastAsia="楷體-簡" w:hAnsi="楷體-簡" w:cs="Kaiti SC" w:hint="eastAsia"/>
              </w:rPr>
              <w:t>類神經網路</w:t>
            </w:r>
            <w:ins w:id="10" w:author="user" w:date="2022-05-14T15:07:00Z">
              <w:r>
                <w:rPr>
                  <w:rFonts w:asciiTheme="minorEastAsia" w:eastAsiaTheme="minorEastAsia" w:hAnsiTheme="minorEastAsia" w:cs="Kaiti SC" w:hint="eastAsia"/>
                </w:rPr>
                <w:t>解決問題</w:t>
              </w:r>
            </w:ins>
            <w:commentRangeEnd w:id="7"/>
            <w:ins w:id="11" w:author="user" w:date="2022-05-14T17:56:00Z">
              <w:r w:rsidR="00B008A8">
                <w:rPr>
                  <w:rStyle w:val="a6"/>
                </w:rPr>
                <w:commentReference w:id="7"/>
              </w:r>
            </w:ins>
          </w:p>
          <w:p w14:paraId="2566E4A7" w14:textId="612C3C81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權重與</w:t>
            </w:r>
            <w:ins w:id="12" w:author="user" w:date="2022-05-14T15:07:00Z">
              <w:r w:rsidR="00195A06">
                <w:rPr>
                  <w:rFonts w:asciiTheme="minorEastAsia" w:eastAsiaTheme="minorEastAsia" w:hAnsiTheme="minorEastAsia" w:cs="Kaiti SC" w:hint="eastAsia"/>
                </w:rPr>
                <w:t>輸出</w:t>
              </w:r>
            </w:ins>
            <w:r>
              <w:rPr>
                <w:rFonts w:ascii="楷體-簡" w:eastAsia="楷體-簡" w:hAnsi="楷體-簡" w:cs="Kaiti SC" w:hint="eastAsia"/>
              </w:rPr>
              <w:t>誤差</w:t>
            </w:r>
            <w:ins w:id="13" w:author="user" w:date="2022-05-14T15:07:00Z">
              <w:r w:rsidR="00195A06">
                <w:rPr>
                  <w:rFonts w:asciiTheme="minorEastAsia" w:eastAsiaTheme="minorEastAsia" w:hAnsiTheme="minorEastAsia" w:cs="Kaiti SC" w:hint="eastAsia"/>
                </w:rPr>
                <w:t>間的關係</w:t>
              </w:r>
            </w:ins>
          </w:p>
          <w:p w14:paraId="775E9E53" w14:textId="7F5C3CEF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類神經元</w:t>
            </w:r>
            <w:ins w:id="14" w:author="user" w:date="2022-05-14T15:08:00Z">
              <w:r w:rsidR="00195A06">
                <w:rPr>
                  <w:rFonts w:ascii="楷體-簡" w:eastAsiaTheme="minorEastAsia" w:hAnsi="楷體-簡" w:cs="Kaiti SC" w:hint="eastAsia"/>
                </w:rPr>
                <w:t>在類神經網路中所扮演的角色</w:t>
              </w:r>
            </w:ins>
            <w:del w:id="15" w:author="user" w:date="2022-05-14T15:08:00Z">
              <w:r w:rsidDel="00195A06">
                <w:rPr>
                  <w:rFonts w:ascii="楷體-簡" w:eastAsia="楷體-簡" w:hAnsi="楷體-簡" w:cs="Kaiti SC" w:hint="eastAsia"/>
                </w:rPr>
                <w:delText>模型</w:delText>
              </w:r>
            </w:del>
          </w:p>
          <w:p w14:paraId="03ECD72F" w14:textId="2C04AEAB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激勵函數</w:t>
            </w:r>
            <w:ins w:id="16" w:author="user" w:date="2022-05-14T15:08:00Z">
              <w:r w:rsidR="00195A06">
                <w:rPr>
                  <w:rFonts w:ascii="楷體-簡" w:eastAsiaTheme="minorEastAsia" w:hAnsi="楷體-簡" w:cs="Kaiti SC" w:hint="eastAsia"/>
                </w:rPr>
                <w:t>在類神經網路中所扮演的角色</w:t>
              </w:r>
            </w:ins>
          </w:p>
          <w:p w14:paraId="11F7DAED" w14:textId="76906B61" w:rsidR="008616D6" w:rsidRPr="008616D6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 w:rsidRPr="00F46F8B">
              <w:rPr>
                <w:rFonts w:ascii="楷體-簡" w:eastAsia="楷體-簡" w:hAnsi="楷體-簡" w:cs="Kaiti SC" w:hint="eastAsia"/>
              </w:rPr>
              <w:t>學習演算法</w:t>
            </w:r>
            <w:ins w:id="17" w:author="user" w:date="2022-05-14T15:09:00Z">
              <w:r w:rsidR="00195A06">
                <w:rPr>
                  <w:rFonts w:asciiTheme="minorEastAsia" w:eastAsiaTheme="minorEastAsia" w:hAnsiTheme="minorEastAsia" w:cs="Kaiti SC" w:hint="eastAsia"/>
                </w:rPr>
                <w:t>的目的與程序</w:t>
              </w:r>
            </w:ins>
          </w:p>
        </w:tc>
      </w:tr>
      <w:tr w:rsidR="000B62DE" w:rsidRPr="009B1CA6" w14:paraId="19BBCC6C" w14:textId="77777777" w:rsidTr="000B62DE">
        <w:tc>
          <w:tcPr>
            <w:tcW w:w="2268" w:type="dxa"/>
            <w:vMerge/>
            <w:tcBorders>
              <w:top w:val="single" w:sz="2" w:space="0" w:color="auto"/>
            </w:tcBorders>
            <w:vAlign w:val="center"/>
          </w:tcPr>
          <w:p w14:paraId="3F7EFBC3" w14:textId="77777777" w:rsidR="000B62DE" w:rsidRDefault="000B62D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058D2BCE" w14:textId="27A2A960" w:rsidR="000B62DE" w:rsidRDefault="00F46F8B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17</w:t>
            </w:r>
          </w:p>
        </w:tc>
        <w:tc>
          <w:tcPr>
            <w:tcW w:w="5323" w:type="dxa"/>
            <w:tcBorders>
              <w:top w:val="single" w:sz="2" w:space="0" w:color="auto"/>
              <w:bottom w:val="single" w:sz="4" w:space="0" w:color="auto"/>
            </w:tcBorders>
            <w:vAlign w:val="center"/>
          </w:tcPr>
          <w:p w14:paraId="1155DB8C" w14:textId="39DF6B5A" w:rsidR="00F46F8B" w:rsidRDefault="00F46F8B" w:rsidP="00F46F8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在課堂中，程式實作類神經網路時，</w:t>
            </w:r>
            <w:del w:id="18" w:author="user" w:date="2022-05-14T15:21:00Z">
              <w:r w:rsidDel="009F3A5E">
                <w:rPr>
                  <w:rFonts w:ascii="楷體-簡" w:eastAsia="楷體-簡" w:hAnsi="楷體-簡" w:cs="Kaiti SC" w:hint="eastAsia"/>
                </w:rPr>
                <w:delText>有</w:delText>
              </w:r>
            </w:del>
            <w:r>
              <w:rPr>
                <w:rFonts w:ascii="楷體-簡" w:eastAsia="楷體-簡" w:hAnsi="楷體-簡" w:cs="Kaiti SC" w:hint="eastAsia"/>
              </w:rPr>
              <w:t>幫助我理解下列</w:t>
            </w:r>
            <w:ins w:id="19" w:author="user" w:date="2022-05-14T15:21:00Z">
              <w:r w:rsidR="009F3A5E">
                <w:rPr>
                  <w:rFonts w:ascii="楷體-簡" w:eastAsiaTheme="minorEastAsia" w:hAnsi="楷體-簡" w:cs="Kaiti SC" w:hint="eastAsia"/>
                </w:rPr>
                <w:t>哪些</w:t>
              </w:r>
            </w:ins>
            <w:del w:id="20" w:author="user" w:date="2022-05-14T15:21:00Z">
              <w:r w:rsidDel="009F3A5E">
                <w:rPr>
                  <w:rFonts w:ascii="楷體-簡" w:eastAsia="楷體-簡" w:hAnsi="楷體-簡" w:cs="Kaiti SC" w:hint="eastAsia"/>
                </w:rPr>
                <w:delText>的</w:delText>
              </w:r>
            </w:del>
            <w:r>
              <w:rPr>
                <w:rFonts w:ascii="楷體-簡" w:eastAsia="楷體-簡" w:hAnsi="楷體-簡" w:cs="Kaiti SC" w:hint="eastAsia"/>
              </w:rPr>
              <w:t>概念</w:t>
            </w:r>
            <w:r w:rsidR="001D1D3C" w:rsidRPr="001D1D3C">
              <w:rPr>
                <w:rFonts w:ascii="楷體-簡" w:eastAsia="楷體-簡" w:hAnsi="楷體-簡" w:cs="Kaiti SC" w:hint="eastAsia"/>
                <w:b/>
                <w:bCs/>
                <w:u w:val="single"/>
              </w:rPr>
              <w:t>(複選</w:t>
            </w:r>
            <w:r w:rsidR="001D1D3C" w:rsidRPr="001D1D3C">
              <w:rPr>
                <w:rFonts w:ascii="楷體-簡" w:eastAsia="楷體-簡" w:hAnsi="楷體-簡" w:cs="Kaiti SC"/>
                <w:b/>
                <w:bCs/>
                <w:u w:val="single"/>
              </w:rPr>
              <w:t>)</w:t>
            </w:r>
            <w:r>
              <w:rPr>
                <w:rFonts w:ascii="楷體-簡" w:eastAsia="楷體-簡" w:hAnsi="楷體-簡" w:cs="Kaiti SC" w:hint="eastAsia"/>
              </w:rPr>
              <w:t>：</w:t>
            </w:r>
          </w:p>
          <w:p w14:paraId="6319C963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commentRangeStart w:id="21"/>
            <w:r>
              <w:rPr>
                <w:rFonts w:ascii="楷體-簡" w:eastAsia="楷體-簡" w:hAnsi="楷體-簡" w:cs="Kaiti SC" w:hint="eastAsia"/>
              </w:rPr>
              <w:t>資料搜集</w:t>
            </w:r>
          </w:p>
          <w:p w14:paraId="6F4FCD74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訓練類神經網路</w:t>
            </w:r>
          </w:p>
          <w:p w14:paraId="6389C9F5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應用類神經網路</w:t>
            </w:r>
          </w:p>
          <w:p w14:paraId="3815AEB8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權重與誤差</w:t>
            </w:r>
          </w:p>
          <w:p w14:paraId="32DCA635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類神經元模型</w:t>
            </w:r>
          </w:p>
          <w:p w14:paraId="55E0FF2B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激勵函數</w:t>
            </w:r>
          </w:p>
          <w:p w14:paraId="13D627A6" w14:textId="33A9EC23" w:rsidR="000B62DE" w:rsidRPr="00F46F8B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 w:rsidRPr="00F46F8B">
              <w:rPr>
                <w:rFonts w:ascii="楷體-簡" w:eastAsia="楷體-簡" w:hAnsi="楷體-簡" w:cs="Kaiti SC" w:hint="eastAsia"/>
              </w:rPr>
              <w:t>學習演算法</w:t>
            </w:r>
            <w:commentRangeEnd w:id="21"/>
            <w:r w:rsidR="00303E52">
              <w:rPr>
                <w:rStyle w:val="a6"/>
              </w:rPr>
              <w:commentReference w:id="21"/>
            </w:r>
          </w:p>
        </w:tc>
      </w:tr>
      <w:tr w:rsidR="00156AEF" w:rsidRPr="009B1CA6" w14:paraId="1B25F0DE" w14:textId="77777777" w:rsidTr="00F46F8B">
        <w:tc>
          <w:tcPr>
            <w:tcW w:w="2268" w:type="dxa"/>
            <w:tcBorders>
              <w:top w:val="single" w:sz="12" w:space="0" w:color="000000"/>
              <w:bottom w:val="single" w:sz="12" w:space="0" w:color="auto"/>
            </w:tcBorders>
            <w:vAlign w:val="center"/>
          </w:tcPr>
          <w:p w14:paraId="58477B44" w14:textId="51CCA870" w:rsidR="00B7650E" w:rsidRDefault="00B7650E" w:rsidP="00D458D0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lastRenderedPageBreak/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</w:p>
          <w:p w14:paraId="164DF6BE" w14:textId="39866BC9" w:rsidR="0054131B" w:rsidRPr="009B1CA6" w:rsidRDefault="0054131B" w:rsidP="00D458D0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「概念理解」</w:t>
            </w:r>
          </w:p>
          <w:p w14:paraId="4950B2B9" w14:textId="664408A7" w:rsidR="00B7650E" w:rsidRPr="009B1CA6" w:rsidRDefault="00777DEE" w:rsidP="00D458D0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課堂</w:t>
            </w:r>
            <w:r w:rsidR="00380A6E">
              <w:rPr>
                <w:rFonts w:ascii="楷體-簡" w:eastAsia="楷體-簡" w:hAnsi="楷體-簡" w:cs="Kaiti SC" w:hint="eastAsia"/>
              </w:rPr>
              <w:t>感受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12" w:space="0" w:color="auto"/>
            </w:tcBorders>
            <w:vAlign w:val="center"/>
          </w:tcPr>
          <w:p w14:paraId="37E546F0" w14:textId="5359FF82" w:rsidR="00B7650E" w:rsidRPr="009B1CA6" w:rsidRDefault="007245DF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16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12" w:space="0" w:color="auto"/>
            </w:tcBorders>
            <w:vAlign w:val="center"/>
          </w:tcPr>
          <w:p w14:paraId="46508CB4" w14:textId="3411C58A" w:rsidR="00F46F8B" w:rsidRDefault="00F46F8B" w:rsidP="00F46F8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在課堂中，老師講解投影片時，</w:t>
            </w:r>
            <w:del w:id="22" w:author="user" w:date="2022-05-14T15:24:00Z">
              <w:r w:rsidDel="00941CCB">
                <w:rPr>
                  <w:rFonts w:ascii="楷體-簡" w:eastAsia="楷體-簡" w:hAnsi="楷體-簡" w:cs="Kaiti SC" w:hint="eastAsia"/>
                </w:rPr>
                <w:delText>有</w:delText>
              </w:r>
            </w:del>
            <w:r>
              <w:rPr>
                <w:rFonts w:ascii="楷體-簡" w:eastAsia="楷體-簡" w:hAnsi="楷體-簡" w:cs="Kaiti SC" w:hint="eastAsia"/>
              </w:rPr>
              <w:t>幫助我理解下列</w:t>
            </w:r>
            <w:ins w:id="23" w:author="user" w:date="2022-05-14T15:25:00Z">
              <w:r w:rsidR="00941CCB">
                <w:rPr>
                  <w:rFonts w:ascii="楷體-簡" w:eastAsiaTheme="minorEastAsia" w:hAnsi="楷體-簡" w:cs="Kaiti SC" w:hint="eastAsia"/>
                </w:rPr>
                <w:t>哪些</w:t>
              </w:r>
            </w:ins>
            <w:del w:id="24" w:author="user" w:date="2022-05-14T15:25:00Z">
              <w:r w:rsidDel="00941CCB">
                <w:rPr>
                  <w:rFonts w:ascii="楷體-簡" w:eastAsia="楷體-簡" w:hAnsi="楷體-簡" w:cs="Kaiti SC" w:hint="eastAsia"/>
                </w:rPr>
                <w:delText>的</w:delText>
              </w:r>
            </w:del>
            <w:r>
              <w:rPr>
                <w:rFonts w:ascii="楷體-簡" w:eastAsia="楷體-簡" w:hAnsi="楷體-簡" w:cs="Kaiti SC" w:hint="eastAsia"/>
              </w:rPr>
              <w:t>概念</w:t>
            </w:r>
            <w:r w:rsidR="001D1D3C" w:rsidRPr="001D1D3C">
              <w:rPr>
                <w:rFonts w:ascii="楷體-簡" w:eastAsia="楷體-簡" w:hAnsi="楷體-簡" w:cs="Kaiti SC" w:hint="eastAsia"/>
                <w:b/>
                <w:bCs/>
                <w:u w:val="single"/>
              </w:rPr>
              <w:t>(複選</w:t>
            </w:r>
            <w:r w:rsidR="001D1D3C" w:rsidRPr="001D1D3C">
              <w:rPr>
                <w:rFonts w:ascii="楷體-簡" w:eastAsia="楷體-簡" w:hAnsi="楷體-簡" w:cs="Kaiti SC"/>
                <w:b/>
                <w:bCs/>
                <w:u w:val="single"/>
              </w:rPr>
              <w:t>)</w:t>
            </w:r>
            <w:r>
              <w:rPr>
                <w:rFonts w:ascii="楷體-簡" w:eastAsia="楷體-簡" w:hAnsi="楷體-簡" w:cs="Kaiti SC" w:hint="eastAsia"/>
              </w:rPr>
              <w:t>：</w:t>
            </w:r>
          </w:p>
          <w:p w14:paraId="1B32BA3F" w14:textId="206A2315" w:rsidR="00F46F8B" w:rsidRDefault="0050220B" w:rsidP="00F46F8B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資料搜集</w:t>
            </w:r>
          </w:p>
          <w:p w14:paraId="23D43CBB" w14:textId="3CAC48DB" w:rsidR="0050220B" w:rsidRDefault="00593F3C" w:rsidP="00F46F8B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訓練類神經網路</w:t>
            </w:r>
          </w:p>
          <w:p w14:paraId="3873D07A" w14:textId="3C83FFF8" w:rsidR="00593F3C" w:rsidRDefault="00593F3C" w:rsidP="00F46F8B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應用類神經網路</w:t>
            </w:r>
          </w:p>
          <w:p w14:paraId="041FC919" w14:textId="77777777" w:rsidR="00F46F8B" w:rsidRDefault="00F46F8B" w:rsidP="00F46F8B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權重與誤差</w:t>
            </w:r>
          </w:p>
          <w:p w14:paraId="52727F20" w14:textId="77777777" w:rsidR="00F46F8B" w:rsidRDefault="00F46F8B" w:rsidP="00F46F8B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類神經元模型</w:t>
            </w:r>
          </w:p>
          <w:p w14:paraId="0D83CD90" w14:textId="6BC9EDDF" w:rsidR="00F46F8B" w:rsidRDefault="00F46F8B" w:rsidP="00F46F8B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激勵函數</w:t>
            </w:r>
          </w:p>
          <w:p w14:paraId="71DF35F5" w14:textId="1471C61C" w:rsidR="0054131B" w:rsidRPr="00F46F8B" w:rsidRDefault="00F46F8B" w:rsidP="00F46F8B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 w:rsidRPr="00F46F8B">
              <w:rPr>
                <w:rFonts w:ascii="楷體-簡" w:eastAsia="楷體-簡" w:hAnsi="楷體-簡" w:cs="Kaiti SC" w:hint="eastAsia"/>
              </w:rPr>
              <w:t>學習演算法</w:t>
            </w:r>
          </w:p>
        </w:tc>
      </w:tr>
      <w:tr w:rsidR="00156AEF" w:rsidRPr="009B1CA6" w14:paraId="5B8305DC" w14:textId="77777777" w:rsidTr="00816BFF">
        <w:tc>
          <w:tcPr>
            <w:tcW w:w="2268" w:type="dxa"/>
            <w:vMerge w:val="restart"/>
            <w:tcBorders>
              <w:top w:val="single" w:sz="12" w:space="0" w:color="auto"/>
            </w:tcBorders>
            <w:vAlign w:val="center"/>
          </w:tcPr>
          <w:p w14:paraId="4C3D2913" w14:textId="78401B96" w:rsidR="0054131B" w:rsidRDefault="0054131B" w:rsidP="0054131B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lastRenderedPageBreak/>
              <w:t>模擬式教學</w:t>
            </w:r>
            <w:r w:rsidR="00777DEE">
              <w:rPr>
                <w:rFonts w:ascii="楷體-簡" w:eastAsia="楷體-簡" w:hAnsi="楷體-簡" w:cs="Kaiti SC" w:hint="eastAsia"/>
              </w:rPr>
              <w:t>策略</w:t>
            </w:r>
          </w:p>
          <w:p w14:paraId="615D9BC9" w14:textId="77140631" w:rsidR="0054131B" w:rsidRPr="009B1CA6" w:rsidRDefault="0054131B" w:rsidP="0054131B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「概念反思」</w:t>
            </w:r>
          </w:p>
          <w:p w14:paraId="44D93A16" w14:textId="30E3BC1C" w:rsidR="0054131B" w:rsidRPr="009B1CA6" w:rsidRDefault="00777DEE" w:rsidP="0054131B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課堂</w:t>
            </w:r>
            <w:r w:rsidR="0054131B">
              <w:rPr>
                <w:rFonts w:ascii="楷體-簡" w:eastAsia="楷體-簡" w:hAnsi="楷體-簡" w:cs="Kaiti SC" w:hint="eastAsia"/>
              </w:rPr>
              <w:t>感受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5C9636A2" w14:textId="1467D24F" w:rsidR="0054131B" w:rsidRDefault="00225A17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17</w:t>
            </w:r>
          </w:p>
        </w:tc>
        <w:tc>
          <w:tcPr>
            <w:tcW w:w="5323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1695FFAB" w14:textId="22D0A131" w:rsidR="0054131B" w:rsidRPr="00816BFF" w:rsidRDefault="00816BFF" w:rsidP="0054131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在模擬平台上，操作並觀察資料搜集的模擬過程幫助我理解「資料搜集」的概念。</w:t>
            </w:r>
          </w:p>
          <w:p w14:paraId="09BABA20" w14:textId="661241F8" w:rsidR="00816BFF" w:rsidRDefault="00816BFF" w:rsidP="0054131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  <w:noProof/>
              </w:rPr>
              <w:drawing>
                <wp:inline distT="0" distB="0" distL="0" distR="0" wp14:anchorId="6579B6F6" wp14:editId="0278314F">
                  <wp:extent cx="3242945" cy="2204720"/>
                  <wp:effectExtent l="0" t="0" r="0" b="508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2945" cy="220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6BFF" w:rsidRPr="009B1CA6" w14:paraId="00C6AB20" w14:textId="77777777" w:rsidTr="00816BFF">
        <w:tc>
          <w:tcPr>
            <w:tcW w:w="2268" w:type="dxa"/>
            <w:vMerge/>
            <w:tcBorders>
              <w:top w:val="single" w:sz="12" w:space="0" w:color="auto"/>
            </w:tcBorders>
            <w:vAlign w:val="center"/>
          </w:tcPr>
          <w:p w14:paraId="24A1AFCD" w14:textId="77777777" w:rsidR="00816BFF" w:rsidRPr="009B1CA6" w:rsidRDefault="00816BFF" w:rsidP="0054131B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6" w:space="0" w:color="auto"/>
              <w:bottom w:val="single" w:sz="4" w:space="0" w:color="000000"/>
            </w:tcBorders>
            <w:vAlign w:val="center"/>
          </w:tcPr>
          <w:p w14:paraId="69E2041E" w14:textId="4CF5ED0E" w:rsidR="00816BFF" w:rsidRDefault="00CE7946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8</w:t>
            </w:r>
          </w:p>
        </w:tc>
        <w:tc>
          <w:tcPr>
            <w:tcW w:w="5323" w:type="dxa"/>
            <w:tcBorders>
              <w:top w:val="single" w:sz="6" w:space="0" w:color="auto"/>
              <w:bottom w:val="single" w:sz="4" w:space="0" w:color="000000"/>
            </w:tcBorders>
            <w:vAlign w:val="center"/>
          </w:tcPr>
          <w:p w14:paraId="6C1D4F48" w14:textId="073D0DA2" w:rsidR="00816BFF" w:rsidRDefault="00816BFF" w:rsidP="00816BFF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在模擬平台上，操作並觀察訓練類神經網路模擬過程</w:t>
            </w:r>
            <w:bookmarkStart w:id="25" w:name="_GoBack"/>
            <w:ins w:id="26" w:author="user" w:date="2022-05-14T15:31:00Z">
              <w:r w:rsidR="00C143B0">
                <w:rPr>
                  <w:rFonts w:asciiTheme="minorEastAsia" w:eastAsiaTheme="minorEastAsia" w:hAnsiTheme="minorEastAsia" w:cs="Kaiti SC" w:hint="eastAsia"/>
                </w:rPr>
                <w:t>，並</w:t>
              </w:r>
            </w:ins>
            <w:ins w:id="27" w:author="user" w:date="2022-05-14T15:32:00Z">
              <w:r w:rsidR="00C143B0">
                <w:rPr>
                  <w:rFonts w:asciiTheme="minorEastAsia" w:eastAsiaTheme="minorEastAsia" w:hAnsiTheme="minorEastAsia" w:cs="Kaiti SC" w:hint="eastAsia"/>
                </w:rPr>
                <w:t>透過學習單思考</w:t>
              </w:r>
            </w:ins>
            <w:ins w:id="28" w:author="user" w:date="2022-05-14T15:31:00Z">
              <w:r w:rsidR="00C143B0">
                <w:rPr>
                  <w:rFonts w:asciiTheme="minorEastAsia" w:eastAsiaTheme="minorEastAsia" w:hAnsiTheme="minorEastAsia" w:cs="Kaiti SC"/>
                </w:rPr>
                <w:t>….</w:t>
              </w:r>
              <w:r w:rsidR="00C143B0">
                <w:rPr>
                  <w:rFonts w:asciiTheme="minorEastAsia" w:eastAsiaTheme="minorEastAsia" w:hAnsiTheme="minorEastAsia" w:cs="Kaiti SC" w:hint="eastAsia"/>
                </w:rPr>
                <w:t>，</w:t>
              </w:r>
            </w:ins>
            <w:bookmarkEnd w:id="25"/>
            <w:r>
              <w:rPr>
                <w:rFonts w:ascii="楷體-簡" w:eastAsia="楷體-簡" w:hAnsi="楷體-簡" w:cs="Kaiti SC" w:hint="eastAsia"/>
              </w:rPr>
              <w:t>幫助我理解「訓練類神經網路」的概念。</w:t>
            </w:r>
          </w:p>
          <w:p w14:paraId="1EC4D907" w14:textId="6DCCB54F" w:rsidR="00816BFF" w:rsidRPr="00816BFF" w:rsidRDefault="00816BFF" w:rsidP="0054131B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  <w:noProof/>
              </w:rPr>
              <w:drawing>
                <wp:inline distT="0" distB="0" distL="0" distR="0" wp14:anchorId="61549786" wp14:editId="2D46565F">
                  <wp:extent cx="3155950" cy="2683206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171" cy="268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6BFF" w:rsidRPr="009B1CA6" w14:paraId="64074B70" w14:textId="77777777" w:rsidTr="00816BFF">
        <w:tc>
          <w:tcPr>
            <w:tcW w:w="2268" w:type="dxa"/>
            <w:vMerge/>
            <w:tcBorders>
              <w:top w:val="single" w:sz="12" w:space="0" w:color="auto"/>
            </w:tcBorders>
            <w:vAlign w:val="center"/>
          </w:tcPr>
          <w:p w14:paraId="54E899E5" w14:textId="77777777" w:rsidR="00816BFF" w:rsidRPr="009B1CA6" w:rsidRDefault="00816BFF" w:rsidP="0054131B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6" w:space="0" w:color="auto"/>
              <w:bottom w:val="single" w:sz="4" w:space="0" w:color="000000"/>
            </w:tcBorders>
            <w:vAlign w:val="center"/>
          </w:tcPr>
          <w:p w14:paraId="7A64C293" w14:textId="7929E2CA" w:rsidR="00816BFF" w:rsidRDefault="00CE7946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9</w:t>
            </w:r>
          </w:p>
        </w:tc>
        <w:tc>
          <w:tcPr>
            <w:tcW w:w="5323" w:type="dxa"/>
            <w:tcBorders>
              <w:top w:val="single" w:sz="6" w:space="0" w:color="auto"/>
              <w:bottom w:val="single" w:sz="4" w:space="0" w:color="000000"/>
            </w:tcBorders>
            <w:vAlign w:val="center"/>
          </w:tcPr>
          <w:p w14:paraId="608CCEBB" w14:textId="28FE0485" w:rsidR="00816BFF" w:rsidRDefault="00816BFF" w:rsidP="00816BFF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在模擬平台上，操作並觀察類神經網路的應用情境幫助我理解「</w:t>
            </w:r>
            <w:commentRangeStart w:id="29"/>
            <w:r>
              <w:rPr>
                <w:rFonts w:ascii="楷體-簡" w:eastAsia="楷體-簡" w:hAnsi="楷體-簡" w:cs="Kaiti SC" w:hint="eastAsia"/>
              </w:rPr>
              <w:t>應用類神經網路」的概念</w:t>
            </w:r>
            <w:commentRangeEnd w:id="29"/>
            <w:r w:rsidR="00C143B0">
              <w:rPr>
                <w:rStyle w:val="a6"/>
              </w:rPr>
              <w:commentReference w:id="29"/>
            </w:r>
            <w:r>
              <w:rPr>
                <w:rFonts w:ascii="楷體-簡" w:eastAsia="楷體-簡" w:hAnsi="楷體-簡" w:cs="Kaiti SC" w:hint="eastAsia"/>
              </w:rPr>
              <w:t>。</w:t>
            </w:r>
          </w:p>
          <w:p w14:paraId="0689802F" w14:textId="2BF6BB93" w:rsidR="00816BFF" w:rsidRDefault="00816BFF" w:rsidP="00816BFF">
            <w:pPr>
              <w:rPr>
                <w:rFonts w:ascii="楷體-簡" w:eastAsia="楷體-簡" w:hAnsi="楷體-簡" w:cs="Kaiti SC"/>
              </w:rPr>
            </w:pPr>
            <w:r w:rsidRPr="00C31005">
              <w:rPr>
                <w:rFonts w:ascii="楷體-簡" w:eastAsia="楷體-簡" w:hAnsi="楷體-簡" w:cs="Kaiti SC"/>
                <w:noProof/>
              </w:rPr>
              <w:lastRenderedPageBreak/>
              <w:drawing>
                <wp:inline distT="0" distB="0" distL="0" distR="0" wp14:anchorId="3386CBF9" wp14:editId="554BD391">
                  <wp:extent cx="3087859" cy="1313642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019" cy="132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63DCFDE4" w14:textId="77777777" w:rsidTr="00BA0DB2">
        <w:tc>
          <w:tcPr>
            <w:tcW w:w="2268" w:type="dxa"/>
            <w:vMerge/>
            <w:vAlign w:val="center"/>
          </w:tcPr>
          <w:p w14:paraId="4065D5E9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DCC2EA1" w14:textId="73C95F68" w:rsidR="0054131B" w:rsidRDefault="00CE7946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20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49B1D55" w14:textId="19C003D8" w:rsidR="0054131B" w:rsidRPr="00225A17" w:rsidRDefault="0054131B" w:rsidP="00225A17">
            <w:pPr>
              <w:rPr>
                <w:rFonts w:ascii="楷體-簡" w:eastAsia="楷體-簡" w:hAnsi="楷體-簡" w:cs="Kaiti SC"/>
              </w:rPr>
            </w:pPr>
            <w:r w:rsidRPr="00225A17">
              <w:rPr>
                <w:rFonts w:ascii="楷體-簡" w:eastAsia="楷體-簡" w:hAnsi="楷體-簡" w:cs="Kaiti SC" w:hint="eastAsia"/>
              </w:rPr>
              <w:t>在模擬平台上，操作並觀察類神經網路</w:t>
            </w:r>
            <w:r w:rsidR="00225A17">
              <w:rPr>
                <w:rFonts w:ascii="楷體-簡" w:eastAsia="楷體-簡" w:hAnsi="楷體-簡" w:cs="Kaiti SC" w:hint="eastAsia"/>
              </w:rPr>
              <w:t>計算誤差</w:t>
            </w:r>
            <w:r w:rsidRPr="00225A17">
              <w:rPr>
                <w:rFonts w:ascii="楷體-簡" w:eastAsia="楷體-簡" w:hAnsi="楷體-簡" w:cs="Kaiti SC" w:hint="eastAsia"/>
              </w:rPr>
              <w:t>的過程幫助我理解「</w:t>
            </w:r>
            <w:r w:rsidR="00225A17" w:rsidRPr="00225A17">
              <w:rPr>
                <w:rFonts w:ascii="楷體-簡" w:eastAsia="楷體-簡" w:hAnsi="楷體-簡" w:cs="Kaiti SC" w:hint="eastAsia"/>
              </w:rPr>
              <w:t>權重</w:t>
            </w:r>
            <w:r w:rsidRPr="00225A17">
              <w:rPr>
                <w:rFonts w:ascii="楷體-簡" w:eastAsia="楷體-簡" w:hAnsi="楷體-簡" w:cs="Kaiti SC" w:hint="eastAsia"/>
              </w:rPr>
              <w:t>」、「</w:t>
            </w:r>
            <w:commentRangeStart w:id="30"/>
            <w:ins w:id="31" w:author="user" w:date="2022-05-14T18:01:00Z">
              <w:r w:rsidR="00B008A8">
                <w:rPr>
                  <w:rFonts w:asciiTheme="minorEastAsia" w:eastAsiaTheme="minorEastAsia" w:hAnsiTheme="minorEastAsia" w:cs="Kaiti SC" w:hint="eastAsia"/>
                </w:rPr>
                <w:t>輸出</w:t>
              </w:r>
            </w:ins>
            <w:r w:rsidR="00225A17" w:rsidRPr="00225A17">
              <w:rPr>
                <w:rFonts w:ascii="楷體-簡" w:eastAsia="楷體-簡" w:hAnsi="楷體-簡" w:cs="Kaiti SC" w:hint="eastAsia"/>
              </w:rPr>
              <w:t>誤差</w:t>
            </w:r>
            <w:commentRangeEnd w:id="30"/>
            <w:r w:rsidR="00B008A8">
              <w:rPr>
                <w:rStyle w:val="a6"/>
              </w:rPr>
              <w:commentReference w:id="30"/>
            </w:r>
            <w:r w:rsidRPr="00225A17">
              <w:rPr>
                <w:rFonts w:ascii="楷體-簡" w:eastAsia="楷體-簡" w:hAnsi="楷體-簡" w:cs="Kaiti SC" w:hint="eastAsia"/>
              </w:rPr>
              <w:t>」</w:t>
            </w:r>
            <w:ins w:id="32" w:author="user" w:date="2022-05-14T18:02:00Z">
              <w:r w:rsidR="00B008A8">
                <w:rPr>
                  <w:rFonts w:asciiTheme="minorEastAsia" w:eastAsiaTheme="minorEastAsia" w:hAnsiTheme="minorEastAsia" w:cs="Kaiti SC" w:hint="eastAsia"/>
                </w:rPr>
                <w:t>間</w:t>
              </w:r>
            </w:ins>
            <w:r w:rsidRPr="00225A17">
              <w:rPr>
                <w:rFonts w:ascii="楷體-簡" w:eastAsia="楷體-簡" w:hAnsi="楷體-簡" w:cs="Kaiti SC" w:hint="eastAsia"/>
              </w:rPr>
              <w:t>的</w:t>
            </w:r>
            <w:ins w:id="33" w:author="user" w:date="2022-05-14T18:02:00Z">
              <w:r w:rsidR="00B008A8">
                <w:rPr>
                  <w:rFonts w:ascii="楷體-簡" w:eastAsiaTheme="minorEastAsia" w:hAnsi="楷體-簡" w:cs="Kaiti SC" w:hint="eastAsia"/>
                </w:rPr>
                <w:t>關係</w:t>
              </w:r>
            </w:ins>
            <w:del w:id="34" w:author="user" w:date="2022-05-14T18:02:00Z">
              <w:r w:rsidRPr="00225A17" w:rsidDel="00B008A8">
                <w:rPr>
                  <w:rFonts w:ascii="楷體-簡" w:eastAsia="楷體-簡" w:hAnsi="楷體-簡" w:cs="Kaiti SC" w:hint="eastAsia"/>
                </w:rPr>
                <w:delText>概念</w:delText>
              </w:r>
            </w:del>
            <w:r w:rsidRPr="00225A17">
              <w:rPr>
                <w:rFonts w:ascii="楷體-簡" w:eastAsia="楷體-簡" w:hAnsi="楷體-簡" w:cs="Kaiti SC" w:hint="eastAsia"/>
              </w:rPr>
              <w:t>。</w:t>
            </w:r>
          </w:p>
          <w:p w14:paraId="3D2587F1" w14:textId="58DF9CB1" w:rsidR="00225A17" w:rsidRDefault="00225A17" w:rsidP="000146CE">
            <w:pPr>
              <w:rPr>
                <w:rFonts w:ascii="楷體-簡" w:eastAsia="楷體-簡" w:hAnsi="楷體-簡" w:cs="Kaiti SC"/>
              </w:rPr>
            </w:pPr>
            <w:r w:rsidRPr="00225A17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158B1955" wp14:editId="35095C78">
                  <wp:extent cx="3016250" cy="199567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945" cy="200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5D21B439" w14:textId="77777777" w:rsidTr="00BA0DB2">
        <w:tc>
          <w:tcPr>
            <w:tcW w:w="2268" w:type="dxa"/>
            <w:vMerge/>
            <w:vAlign w:val="center"/>
          </w:tcPr>
          <w:p w14:paraId="64870432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AB8ED33" w14:textId="5CC3E57B" w:rsidR="0054131B" w:rsidRDefault="00CE7946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21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15848ED" w14:textId="370459BC" w:rsidR="00225A17" w:rsidRDefault="0054131B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在模擬平台上，操作並觀察類神經元的運算模型幫助我理解「</w:t>
            </w:r>
            <w:commentRangeStart w:id="35"/>
            <w:r w:rsidR="00225A17" w:rsidRPr="00225A17">
              <w:rPr>
                <w:rFonts w:ascii="楷體-簡" w:eastAsia="楷體-簡" w:hAnsi="楷體-簡" w:cs="Kaiti SC"/>
              </w:rPr>
              <w:t>類神經元模型</w:t>
            </w:r>
            <w:commentRangeEnd w:id="35"/>
            <w:r w:rsidR="00562521">
              <w:rPr>
                <w:rStyle w:val="a6"/>
              </w:rPr>
              <w:commentReference w:id="35"/>
            </w:r>
            <w:r>
              <w:rPr>
                <w:rFonts w:ascii="楷體-簡" w:eastAsia="楷體-簡" w:hAnsi="楷體-簡" w:cs="Kaiti SC" w:hint="eastAsia"/>
              </w:rPr>
              <w:t>」的概念。</w:t>
            </w:r>
          </w:p>
          <w:p w14:paraId="13707ABF" w14:textId="0C0A8D46" w:rsidR="0054131B" w:rsidRPr="0054131B" w:rsidRDefault="00225A17" w:rsidP="000146CE">
            <w:pPr>
              <w:rPr>
                <w:rFonts w:ascii="楷體-簡" w:eastAsia="楷體-簡" w:hAnsi="楷體-簡" w:cs="Kaiti SC"/>
              </w:rPr>
            </w:pPr>
            <w:r w:rsidRPr="00225A17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0BDA69D6" wp14:editId="0BE733C7">
                  <wp:extent cx="3105150" cy="209888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394" cy="2104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AEF" w:rsidRPr="009B1CA6" w14:paraId="09C84814" w14:textId="77777777" w:rsidTr="00BA0DB2">
        <w:tc>
          <w:tcPr>
            <w:tcW w:w="2268" w:type="dxa"/>
            <w:vMerge/>
            <w:vAlign w:val="center"/>
          </w:tcPr>
          <w:p w14:paraId="50388993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402AE1C" w14:textId="1DBF2C83" w:rsidR="0054131B" w:rsidRDefault="00CE7946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22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5460C7E" w14:textId="20B23278" w:rsidR="00551E99" w:rsidRPr="00551E99" w:rsidRDefault="00551E99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</w:t>
            </w:r>
            <w:r w:rsidR="00BE1128">
              <w:rPr>
                <w:rFonts w:ascii="楷體-簡" w:eastAsia="楷體-簡" w:hAnsi="楷體-簡" w:cs="Kaiti SC" w:hint="eastAsia"/>
              </w:rPr>
              <w:t>各式</w:t>
            </w:r>
            <w:r>
              <w:rPr>
                <w:rFonts w:ascii="楷體-簡" w:eastAsia="楷體-簡" w:hAnsi="楷體-簡" w:cs="Kaiti SC" w:hint="eastAsia"/>
              </w:rPr>
              <w:t>激勵函數的運算過程幫助</w:t>
            </w:r>
            <w:r w:rsidRPr="00AE3B73">
              <w:rPr>
                <w:rFonts w:ascii="楷體-簡" w:eastAsia="楷體-簡" w:hAnsi="楷體-簡" w:cs="Kaiti SC" w:hint="eastAsia"/>
              </w:rPr>
              <w:t>我理解「</w:t>
            </w:r>
            <w:r>
              <w:rPr>
                <w:rFonts w:ascii="楷體-簡" w:eastAsia="楷體-簡" w:hAnsi="楷體-簡" w:cs="Kaiti SC" w:hint="eastAsia"/>
              </w:rPr>
              <w:t>激勵函數</w:t>
            </w:r>
            <w:r w:rsidRPr="00AE3B73">
              <w:rPr>
                <w:rFonts w:ascii="楷體-簡" w:eastAsia="楷體-簡" w:hAnsi="楷體-簡" w:cs="Kaiti SC" w:hint="eastAsia"/>
              </w:rPr>
              <w:t>」</w:t>
            </w:r>
            <w:r>
              <w:rPr>
                <w:rFonts w:ascii="楷體-簡" w:eastAsia="楷體-簡" w:hAnsi="楷體-簡" w:cs="Kaiti SC" w:hint="eastAsia"/>
              </w:rPr>
              <w:t>的概念。</w:t>
            </w:r>
          </w:p>
          <w:p w14:paraId="15DE3C9E" w14:textId="5141682B" w:rsidR="00206149" w:rsidRPr="0054131B" w:rsidRDefault="00551E99" w:rsidP="000146CE">
            <w:pPr>
              <w:rPr>
                <w:rFonts w:ascii="楷體-簡" w:eastAsia="楷體-簡" w:hAnsi="楷體-簡" w:cs="Kaiti SC"/>
              </w:rPr>
            </w:pPr>
            <w:r w:rsidRPr="00551E99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4C5800F5" wp14:editId="2975E821">
                  <wp:extent cx="3149600" cy="207157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982" cy="2073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7799" w:rsidRPr="009B1CA6" w14:paraId="5231CC7B" w14:textId="77777777" w:rsidTr="008616D6">
        <w:tc>
          <w:tcPr>
            <w:tcW w:w="2268" w:type="dxa"/>
            <w:vMerge/>
            <w:vAlign w:val="center"/>
          </w:tcPr>
          <w:p w14:paraId="7D316700" w14:textId="77777777" w:rsidR="00F878A0" w:rsidRPr="009B1CA6" w:rsidRDefault="00F878A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09" w:type="dxa"/>
            <w:tcBorders>
              <w:top w:val="single" w:sz="4" w:space="0" w:color="000000"/>
              <w:bottom w:val="single" w:sz="8" w:space="0" w:color="auto"/>
            </w:tcBorders>
            <w:vAlign w:val="center"/>
          </w:tcPr>
          <w:p w14:paraId="6B496CC6" w14:textId="1685D964" w:rsidR="00F878A0" w:rsidRDefault="00206149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</w:t>
            </w:r>
            <w:r w:rsidR="00CE7946">
              <w:rPr>
                <w:rFonts w:ascii="Times New Roman" w:eastAsia="楷體-簡" w:hAnsi="Times New Roman" w:cs="Times New Roman"/>
              </w:rPr>
              <w:t>3</w:t>
            </w:r>
          </w:p>
        </w:tc>
        <w:tc>
          <w:tcPr>
            <w:tcW w:w="5323" w:type="dxa"/>
            <w:tcBorders>
              <w:top w:val="single" w:sz="4" w:space="0" w:color="000000"/>
              <w:bottom w:val="single" w:sz="8" w:space="0" w:color="auto"/>
            </w:tcBorders>
            <w:vAlign w:val="center"/>
          </w:tcPr>
          <w:p w14:paraId="03356719" w14:textId="454D3404" w:rsidR="00206149" w:rsidRDefault="00206149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在模擬平台上，操作並觀察</w:t>
            </w:r>
            <w:r w:rsidR="007E4207">
              <w:rPr>
                <w:rFonts w:ascii="楷體-簡" w:eastAsia="楷體-簡" w:hAnsi="楷體-簡" w:cs="Kaiti SC" w:hint="eastAsia"/>
              </w:rPr>
              <w:t>學習演算法的運算過程</w:t>
            </w:r>
            <w:r>
              <w:rPr>
                <w:rFonts w:ascii="楷體-簡" w:eastAsia="楷體-簡" w:hAnsi="楷體-簡" w:cs="Kaiti SC" w:hint="eastAsia"/>
              </w:rPr>
              <w:t>幫助</w:t>
            </w:r>
            <w:r w:rsidRPr="00AE3B73">
              <w:rPr>
                <w:rFonts w:ascii="楷體-簡" w:eastAsia="楷體-簡" w:hAnsi="楷體-簡" w:cs="Kaiti SC" w:hint="eastAsia"/>
              </w:rPr>
              <w:t>我理解「學習演算法」</w:t>
            </w:r>
            <w:r w:rsidR="007E4207">
              <w:rPr>
                <w:rFonts w:ascii="楷體-簡" w:eastAsia="楷體-簡" w:hAnsi="楷體-簡" w:cs="Kaiti SC" w:hint="eastAsia"/>
              </w:rPr>
              <w:t>的概念</w:t>
            </w:r>
            <w:r>
              <w:rPr>
                <w:rFonts w:ascii="楷體-簡" w:eastAsia="楷體-簡" w:hAnsi="楷體-簡" w:cs="Kaiti SC" w:hint="eastAsia"/>
              </w:rPr>
              <w:t>。</w:t>
            </w:r>
          </w:p>
          <w:p w14:paraId="3A173E88" w14:textId="77777777" w:rsidR="00F878A0" w:rsidRDefault="00206149" w:rsidP="000146CE">
            <w:pPr>
              <w:rPr>
                <w:rFonts w:ascii="楷體-簡" w:eastAsia="楷體-簡" w:hAnsi="楷體-簡" w:cs="Kaiti SC"/>
              </w:rPr>
            </w:pPr>
            <w:r w:rsidRPr="00C31005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766BA77D" wp14:editId="100FF573">
                  <wp:extent cx="2686050" cy="2421651"/>
                  <wp:effectExtent l="0" t="0" r="0" b="444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468" cy="2459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DED8D8" w14:textId="5DE56C91" w:rsidR="00206149" w:rsidRDefault="00206149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  <w:noProof/>
              </w:rPr>
              <w:drawing>
                <wp:inline distT="0" distB="0" distL="0" distR="0" wp14:anchorId="4582D503" wp14:editId="4732A1DE">
                  <wp:extent cx="2859775" cy="1652123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304" cy="1666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2E25" w:rsidRPr="009B1CA6" w14:paraId="2BB9BCC2" w14:textId="77777777" w:rsidTr="008616D6">
        <w:tc>
          <w:tcPr>
            <w:tcW w:w="2268" w:type="dxa"/>
            <w:tcBorders>
              <w:top w:val="single" w:sz="12" w:space="0" w:color="auto"/>
            </w:tcBorders>
            <w:vAlign w:val="center"/>
          </w:tcPr>
          <w:p w14:paraId="1E06871C" w14:textId="790A90D1" w:rsidR="003D2E25" w:rsidRPr="003D0C1F" w:rsidRDefault="003D2E25" w:rsidP="003D2E25">
            <w:pPr>
              <w:jc w:val="center"/>
              <w:rPr>
                <w:rFonts w:ascii="楷體-簡" w:eastAsia="楷體-簡" w:hAnsi="楷體-簡" w:cs="Kaiti SC"/>
              </w:rPr>
            </w:pPr>
            <w:r w:rsidRPr="003D0C1F">
              <w:rPr>
                <w:rFonts w:ascii="楷體-簡" w:eastAsia="楷體-簡" w:hAnsi="楷體-簡" w:cs="Kaiti SC" w:hint="eastAsia"/>
              </w:rPr>
              <w:lastRenderedPageBreak/>
              <w:t>模擬式教學</w:t>
            </w:r>
            <w:r>
              <w:rPr>
                <w:rFonts w:ascii="楷體-簡" w:eastAsia="楷體-簡" w:hAnsi="楷體-簡" w:cs="Kaiti SC" w:hint="eastAsia"/>
              </w:rPr>
              <w:t>課堂</w:t>
            </w:r>
          </w:p>
          <w:p w14:paraId="7B7A00FB" w14:textId="218CB9E4" w:rsidR="003D2E25" w:rsidRPr="003D0C1F" w:rsidRDefault="003D2E25" w:rsidP="003D2E25">
            <w:pPr>
              <w:jc w:val="center"/>
              <w:rPr>
                <w:rFonts w:ascii="楷體-簡" w:eastAsia="楷體-簡" w:hAnsi="楷體-簡" w:cs="Kaiti SC"/>
              </w:rPr>
            </w:pPr>
            <w:r w:rsidRPr="003D0C1F">
              <w:rPr>
                <w:rFonts w:ascii="楷體-簡" w:eastAsia="楷體-簡" w:hAnsi="楷體-簡" w:cs="Kaiti SC" w:hint="eastAsia"/>
              </w:rPr>
              <w:t>「概念應用」</w:t>
            </w:r>
          </w:p>
          <w:p w14:paraId="3F3F3A84" w14:textId="1CE41500" w:rsidR="003D2E25" w:rsidRPr="009B1CA6" w:rsidRDefault="003D2E25" w:rsidP="003D2E25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課堂</w:t>
            </w:r>
            <w:r w:rsidRPr="003D0C1F">
              <w:rPr>
                <w:rFonts w:ascii="楷體-簡" w:eastAsia="楷體-簡" w:hAnsi="楷體-簡" w:cs="Kaiti SC" w:hint="eastAsia"/>
              </w:rPr>
              <w:t>感受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4" w:space="0" w:color="000000"/>
            </w:tcBorders>
            <w:vAlign w:val="center"/>
          </w:tcPr>
          <w:p w14:paraId="77B4AE05" w14:textId="7A4C644D" w:rsidR="003D2E25" w:rsidRDefault="003D2E25" w:rsidP="003D2E25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</w:t>
            </w:r>
            <w:r w:rsidR="00CE7946">
              <w:rPr>
                <w:rFonts w:ascii="Times New Roman" w:eastAsia="楷體-簡" w:hAnsi="Times New Roman" w:cs="Times New Roman"/>
              </w:rPr>
              <w:t>4</w:t>
            </w:r>
          </w:p>
        </w:tc>
        <w:tc>
          <w:tcPr>
            <w:tcW w:w="5323" w:type="dxa"/>
            <w:tcBorders>
              <w:top w:val="single" w:sz="12" w:space="0" w:color="auto"/>
              <w:bottom w:val="single" w:sz="4" w:space="0" w:color="000000"/>
            </w:tcBorders>
            <w:vAlign w:val="center"/>
          </w:tcPr>
          <w:p w14:paraId="6BB7AB9C" w14:textId="0A021C84" w:rsidR="003D2E25" w:rsidRDefault="003D2E25" w:rsidP="003D2E25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在課堂中，程式實作類神經網路時，有幫助我理解下列的概念</w:t>
            </w:r>
            <w:r w:rsidR="001D1D3C" w:rsidRPr="001D1D3C">
              <w:rPr>
                <w:rFonts w:ascii="楷體-簡" w:eastAsia="楷體-簡" w:hAnsi="楷體-簡" w:cs="Kaiti SC" w:hint="eastAsia"/>
                <w:b/>
                <w:bCs/>
                <w:u w:val="single"/>
              </w:rPr>
              <w:t>(複選</w:t>
            </w:r>
            <w:r w:rsidR="001D1D3C" w:rsidRPr="001D1D3C">
              <w:rPr>
                <w:rFonts w:ascii="楷體-簡" w:eastAsia="楷體-簡" w:hAnsi="楷體-簡" w:cs="Kaiti SC"/>
                <w:b/>
                <w:bCs/>
                <w:u w:val="single"/>
              </w:rPr>
              <w:t>)</w:t>
            </w:r>
            <w:r>
              <w:rPr>
                <w:rFonts w:ascii="楷體-簡" w:eastAsia="楷體-簡" w:hAnsi="楷體-簡" w:cs="Kaiti SC" w:hint="eastAsia"/>
              </w:rPr>
              <w:t>：</w:t>
            </w:r>
          </w:p>
          <w:p w14:paraId="61281E5B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commentRangeStart w:id="36"/>
            <w:r>
              <w:rPr>
                <w:rFonts w:ascii="楷體-簡" w:eastAsia="楷體-簡" w:hAnsi="楷體-簡" w:cs="Kaiti SC" w:hint="eastAsia"/>
              </w:rPr>
              <w:t>資料搜集</w:t>
            </w:r>
          </w:p>
          <w:p w14:paraId="5B2171E2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訓練類神經網路</w:t>
            </w:r>
          </w:p>
          <w:p w14:paraId="2D1AC95D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應用類神經網路</w:t>
            </w:r>
          </w:p>
          <w:p w14:paraId="77ABBB97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權重與誤差</w:t>
            </w:r>
          </w:p>
          <w:p w14:paraId="124882A6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類神經元模型</w:t>
            </w:r>
          </w:p>
          <w:p w14:paraId="02C8D846" w14:textId="77777777" w:rsidR="00593F3C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激勵函數</w:t>
            </w:r>
          </w:p>
          <w:p w14:paraId="6984EE60" w14:textId="6E1DB138" w:rsidR="003D2E25" w:rsidRPr="003D2E25" w:rsidRDefault="00593F3C" w:rsidP="00593F3C">
            <w:pPr>
              <w:pStyle w:val="a4"/>
              <w:numPr>
                <w:ilvl w:val="0"/>
                <w:numId w:val="7"/>
              </w:numPr>
              <w:ind w:leftChars="0"/>
              <w:rPr>
                <w:rFonts w:ascii="楷體-簡" w:eastAsia="楷體-簡" w:hAnsi="楷體-簡" w:cs="Kaiti SC"/>
              </w:rPr>
            </w:pPr>
            <w:r w:rsidRPr="00F46F8B">
              <w:rPr>
                <w:rFonts w:ascii="楷體-簡" w:eastAsia="楷體-簡" w:hAnsi="楷體-簡" w:cs="Kaiti SC" w:hint="eastAsia"/>
              </w:rPr>
              <w:t>學習演算法</w:t>
            </w:r>
            <w:commentRangeEnd w:id="36"/>
            <w:r w:rsidR="00E74F29">
              <w:rPr>
                <w:rStyle w:val="a6"/>
              </w:rPr>
              <w:commentReference w:id="36"/>
            </w:r>
          </w:p>
        </w:tc>
      </w:tr>
      <w:tr w:rsidR="003D2E25" w:rsidRPr="009B1CA6" w14:paraId="571F0BD3" w14:textId="77777777" w:rsidTr="007245DF">
        <w:tc>
          <w:tcPr>
            <w:tcW w:w="226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F994CD2" w14:textId="510CFF1A" w:rsidR="003D2E25" w:rsidRPr="009B1CA6" w:rsidRDefault="003D2E25" w:rsidP="003D2E25">
            <w:pPr>
              <w:jc w:val="center"/>
              <w:rPr>
                <w:rFonts w:ascii="楷體-簡" w:eastAsia="楷體-簡" w:hAnsi="楷體-簡" w:cs="Kaiti SC"/>
              </w:rPr>
            </w:pPr>
            <w:r w:rsidRPr="003D0C1F">
              <w:rPr>
                <w:rFonts w:ascii="楷體-簡" w:eastAsia="楷體-簡" w:hAnsi="楷體-簡" w:cs="Kaiti SC"/>
              </w:rPr>
              <w:t>「概念理解」</w:t>
            </w:r>
            <w:r w:rsidRPr="003D0C1F">
              <w:rPr>
                <w:rFonts w:ascii="楷體-簡" w:eastAsia="楷體-簡" w:hAnsi="楷體-簡" w:cs="Kaiti SC" w:hint="eastAsia"/>
              </w:rPr>
              <w:t>、</w:t>
            </w:r>
            <w:r w:rsidRPr="003D0C1F">
              <w:rPr>
                <w:rFonts w:ascii="楷體-簡" w:eastAsia="楷體-簡" w:hAnsi="楷體-簡" w:cs="Kaiti SC"/>
              </w:rPr>
              <w:t>「概念</w:t>
            </w:r>
            <w:r w:rsidRPr="003D0C1F">
              <w:rPr>
                <w:rFonts w:ascii="楷體-簡" w:eastAsia="楷體-簡" w:hAnsi="楷體-簡" w:cs="Kaiti SC" w:hint="eastAsia"/>
              </w:rPr>
              <w:t>反思</w:t>
            </w:r>
            <w:r w:rsidRPr="003D0C1F">
              <w:rPr>
                <w:rFonts w:ascii="楷體-簡" w:eastAsia="楷體-簡" w:hAnsi="楷體-簡" w:cs="Kaiti SC"/>
              </w:rPr>
              <w:t>」</w:t>
            </w:r>
            <w:r w:rsidRPr="003D0C1F">
              <w:rPr>
                <w:rFonts w:ascii="楷體-簡" w:eastAsia="楷體-簡" w:hAnsi="楷體-簡" w:cs="Kaiti SC" w:hint="eastAsia"/>
              </w:rPr>
              <w:t>、</w:t>
            </w:r>
            <w:r w:rsidRPr="003D0C1F">
              <w:rPr>
                <w:rFonts w:ascii="楷體-簡" w:eastAsia="楷體-簡" w:hAnsi="楷體-簡" w:cs="Kaiti SC"/>
              </w:rPr>
              <w:t>「概念</w:t>
            </w:r>
            <w:r w:rsidRPr="003D0C1F">
              <w:rPr>
                <w:rFonts w:ascii="楷體-簡" w:eastAsia="楷體-簡" w:hAnsi="楷體-簡" w:cs="Kaiti SC" w:hint="eastAsia"/>
              </w:rPr>
              <w:t>應用</w:t>
            </w:r>
            <w:r w:rsidRPr="003D0C1F">
              <w:rPr>
                <w:rFonts w:ascii="楷體-簡" w:eastAsia="楷體-簡" w:hAnsi="楷體-簡" w:cs="Kaiti SC"/>
              </w:rPr>
              <w:t>」</w:t>
            </w:r>
            <w:r>
              <w:rPr>
                <w:rFonts w:ascii="楷體-簡" w:eastAsia="楷體-簡" w:hAnsi="楷體-簡" w:cs="Kaiti SC" w:hint="eastAsia"/>
              </w:rPr>
              <w:t>課堂</w:t>
            </w:r>
            <w:r w:rsidRPr="003D0C1F">
              <w:rPr>
                <w:rFonts w:ascii="楷體-簡" w:eastAsia="楷體-簡" w:hAnsi="楷體-簡" w:cs="Kaiti SC"/>
              </w:rPr>
              <w:t>感受</w:t>
            </w:r>
            <w:r w:rsidRPr="003D0C1F">
              <w:rPr>
                <w:rFonts w:ascii="楷體-簡" w:eastAsia="楷體-簡" w:hAnsi="楷體-簡" w:cs="Kaiti SC" w:hint="eastAsia"/>
              </w:rPr>
              <w:t>比較</w:t>
            </w:r>
          </w:p>
        </w:tc>
        <w:tc>
          <w:tcPr>
            <w:tcW w:w="70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724C0E0" w14:textId="20A9C644" w:rsidR="003D2E25" w:rsidRDefault="00A81373" w:rsidP="003D2E25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2</w:t>
            </w:r>
            <w:r w:rsidR="00CE7946">
              <w:rPr>
                <w:rFonts w:ascii="Times New Roman" w:eastAsia="楷體-簡" w:hAnsi="Times New Roman" w:cs="Times New Roman"/>
              </w:rPr>
              <w:t>5</w:t>
            </w:r>
          </w:p>
        </w:tc>
        <w:tc>
          <w:tcPr>
            <w:tcW w:w="5323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72399AB" w14:textId="54A2A16D" w:rsidR="003D2E25" w:rsidRPr="007245DF" w:rsidRDefault="003D2E25" w:rsidP="003D2E25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</w:t>
            </w:r>
            <w:r w:rsidRPr="007245DF">
              <w:rPr>
                <w:rFonts w:ascii="楷體-簡" w:eastAsia="楷體-簡" w:hAnsi="楷體-簡" w:cs="Kaiti SC" w:hint="eastAsia"/>
              </w:rPr>
              <w:t>課堂中的</w:t>
            </w:r>
            <w:r>
              <w:rPr>
                <w:rFonts w:ascii="楷體-簡" w:eastAsia="楷體-簡" w:hAnsi="楷體-簡" w:cs="Kaiti SC" w:hint="eastAsia"/>
              </w:rPr>
              <w:t>有</w:t>
            </w:r>
            <w:r w:rsidRPr="00914083">
              <w:rPr>
                <w:rFonts w:ascii="楷體-簡" w:eastAsia="楷體-簡" w:hAnsi="楷體-簡" w:cs="Kaiti SC" w:hint="eastAsia"/>
                <w:b/>
                <w:bCs/>
                <w:u w:val="single"/>
              </w:rPr>
              <w:t>三項學習活動</w:t>
            </w:r>
            <w:r>
              <w:rPr>
                <w:rFonts w:ascii="楷體-簡" w:eastAsia="楷體-簡" w:hAnsi="楷體-簡" w:cs="Kaiti SC" w:hint="eastAsia"/>
              </w:rPr>
              <w:t>，包含「</w:t>
            </w:r>
            <w:r w:rsidRPr="007245DF">
              <w:rPr>
                <w:rFonts w:ascii="楷體-簡" w:eastAsia="楷體-簡" w:hAnsi="楷體-簡" w:cs="Kaiti SC" w:hint="eastAsia"/>
              </w:rPr>
              <w:t>老師講解概念</w:t>
            </w:r>
            <w:r>
              <w:rPr>
                <w:rFonts w:ascii="楷體-簡" w:eastAsia="楷體-簡" w:hAnsi="楷體-簡" w:cs="Kaiti SC" w:hint="eastAsia"/>
              </w:rPr>
              <w:t>」、「</w:t>
            </w:r>
            <w:r w:rsidRPr="007245DF">
              <w:rPr>
                <w:rFonts w:ascii="楷體-簡" w:eastAsia="楷體-簡" w:hAnsi="楷體-簡" w:cs="Kaiti SC" w:hint="eastAsia"/>
              </w:rPr>
              <w:t>平台上操作與觀察相關概念</w:t>
            </w:r>
            <w:r>
              <w:rPr>
                <w:rFonts w:ascii="楷體-簡" w:eastAsia="楷體-簡" w:hAnsi="楷體-簡" w:cs="Kaiti SC" w:hint="eastAsia"/>
              </w:rPr>
              <w:t>」、「</w:t>
            </w:r>
            <w:ins w:id="37" w:author="user" w:date="2022-05-14T20:43:00Z">
              <w:r w:rsidR="005D47D2">
                <w:rPr>
                  <w:rFonts w:asciiTheme="minorEastAsia" w:eastAsiaTheme="minorEastAsia" w:hAnsiTheme="minorEastAsia" w:cs="Kaiti SC" w:hint="eastAsia"/>
                </w:rPr>
                <w:t>透過</w:t>
              </w:r>
            </w:ins>
            <w:r w:rsidRPr="007245DF">
              <w:rPr>
                <w:rFonts w:ascii="楷體-簡" w:eastAsia="楷體-簡" w:hAnsi="楷體-簡" w:cs="Kaiti SC" w:hint="eastAsia"/>
              </w:rPr>
              <w:t>程式</w:t>
            </w:r>
            <w:ins w:id="38" w:author="user" w:date="2022-05-14T20:43:00Z">
              <w:r w:rsidR="005D47D2">
                <w:rPr>
                  <w:rFonts w:asciiTheme="minorEastAsia" w:eastAsiaTheme="minorEastAsia" w:hAnsiTheme="minorEastAsia" w:cs="Kaiti SC" w:hint="eastAsia"/>
                </w:rPr>
                <w:t>設計</w:t>
              </w:r>
            </w:ins>
            <w:r w:rsidRPr="007245DF">
              <w:rPr>
                <w:rFonts w:ascii="楷體-簡" w:eastAsia="楷體-簡" w:hAnsi="楷體-簡" w:cs="Kaiti SC" w:hint="eastAsia"/>
              </w:rPr>
              <w:t>實作概念</w:t>
            </w:r>
            <w:r>
              <w:rPr>
                <w:rFonts w:ascii="楷體-簡" w:eastAsia="楷體-簡" w:hAnsi="楷體-簡" w:cs="Kaiti SC" w:hint="eastAsia"/>
              </w:rPr>
              <w:t>」</w:t>
            </w:r>
            <w:r w:rsidRPr="007245DF">
              <w:rPr>
                <w:rFonts w:ascii="楷體-簡" w:eastAsia="楷體-簡" w:hAnsi="楷體-簡" w:cs="Kaiti SC" w:hint="eastAsia"/>
              </w:rPr>
              <w:t>，</w:t>
            </w:r>
            <w:r>
              <w:rPr>
                <w:rFonts w:ascii="楷體-簡" w:eastAsia="楷體-簡" w:hAnsi="楷體-簡" w:cs="Kaiti SC" w:hint="eastAsia"/>
              </w:rPr>
              <w:t>你認為這些活動</w:t>
            </w:r>
            <w:r w:rsidRPr="00914083">
              <w:rPr>
                <w:rFonts w:ascii="楷體-簡" w:eastAsia="楷體-簡" w:hAnsi="楷體-簡" w:cs="Kaiti SC" w:hint="eastAsia"/>
                <w:b/>
                <w:bCs/>
                <w:u w:val="single"/>
              </w:rPr>
              <w:t>個別對你學習類神經網路的影響是(複選)</w:t>
            </w:r>
            <w:r w:rsidRPr="007245DF">
              <w:rPr>
                <w:rFonts w:ascii="楷體-簡" w:eastAsia="楷體-簡" w:hAnsi="楷體-簡" w:cs="Kaiti SC" w:hint="eastAsia"/>
              </w:rPr>
              <w:t>？</w:t>
            </w:r>
            <w:r w:rsidRPr="007245DF" w:rsidDel="008E01F4">
              <w:rPr>
                <w:rFonts w:ascii="楷體-簡" w:eastAsia="楷體-簡" w:hAnsi="楷體-簡" w:cs="Kaiti SC" w:hint="eastAsia"/>
              </w:rPr>
              <w:t xml:space="preserve"> </w:t>
            </w:r>
          </w:p>
          <w:p w14:paraId="4FB8BA2C" w14:textId="48284ED9" w:rsidR="003D2E25" w:rsidRPr="007245DF" w:rsidRDefault="003D2E25" w:rsidP="003D2E25">
            <w:pPr>
              <w:pStyle w:val="a4"/>
              <w:numPr>
                <w:ilvl w:val="0"/>
                <w:numId w:val="1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老師講解概念</w:t>
            </w:r>
            <w:r w:rsidRPr="007245DF">
              <w:rPr>
                <w:rFonts w:ascii="楷體-簡" w:eastAsia="楷體-簡" w:hAnsi="楷體-簡" w:cs="Kaiti SC"/>
              </w:rPr>
              <w:t xml:space="preserve"> </w:t>
            </w:r>
          </w:p>
          <w:p w14:paraId="7FB04144" w14:textId="6CD29DBD" w:rsidR="003D2E25" w:rsidRPr="007245DF" w:rsidRDefault="003D2E25" w:rsidP="003D2E25">
            <w:pPr>
              <w:pStyle w:val="a4"/>
              <w:numPr>
                <w:ilvl w:val="0"/>
                <w:numId w:val="3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理解</w:t>
            </w:r>
            <w:r>
              <w:rPr>
                <w:rFonts w:ascii="楷體-簡" w:eastAsia="楷體-簡" w:hAnsi="楷體-簡" w:cs="Kaiti SC" w:hint="eastAsia"/>
              </w:rPr>
              <w:t>類神經網路的</w:t>
            </w:r>
            <w:r w:rsidRPr="007245DF">
              <w:rPr>
                <w:rFonts w:ascii="楷體-簡" w:eastAsia="楷體-簡" w:hAnsi="楷體-簡" w:cs="Kaiti SC" w:hint="eastAsia"/>
              </w:rPr>
              <w:t>抽象概念</w:t>
            </w:r>
          </w:p>
          <w:p w14:paraId="5E02341A" w14:textId="5BE6FB18" w:rsidR="003D2E25" w:rsidRPr="007245DF" w:rsidRDefault="003D2E25" w:rsidP="003D2E25">
            <w:pPr>
              <w:pStyle w:val="a4"/>
              <w:numPr>
                <w:ilvl w:val="0"/>
                <w:numId w:val="3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Pr="007245DF">
              <w:rPr>
                <w:rFonts w:ascii="楷體-簡" w:eastAsia="楷體-簡" w:hAnsi="楷體-簡" w:cs="Kaiti SC" w:hint="eastAsia"/>
              </w:rPr>
              <w:t>演算法的原理與運作流程</w:t>
            </w:r>
          </w:p>
          <w:p w14:paraId="58950D36" w14:textId="2AEFAF20" w:rsidR="003D2E25" w:rsidRPr="007245DF" w:rsidRDefault="003D2E25" w:rsidP="003D2E25">
            <w:pPr>
              <w:pStyle w:val="a4"/>
              <w:numPr>
                <w:ilvl w:val="0"/>
                <w:numId w:val="3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Pr="007245DF">
              <w:rPr>
                <w:rFonts w:ascii="楷體-簡" w:eastAsia="楷體-簡" w:hAnsi="楷體-簡" w:cs="Kaiti SC" w:hint="eastAsia"/>
              </w:rPr>
              <w:t>演算法的程式實作方法</w:t>
            </w:r>
          </w:p>
          <w:p w14:paraId="6BCB1028" w14:textId="6128ABE0" w:rsidR="003D2E25" w:rsidRPr="007245DF" w:rsidRDefault="003D2E25" w:rsidP="003D2E25">
            <w:pPr>
              <w:pStyle w:val="a4"/>
              <w:numPr>
                <w:ilvl w:val="0"/>
                <w:numId w:val="3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 xml:space="preserve">其他 </w:t>
            </w:r>
            <w:r w:rsidRPr="007245DF">
              <w:rPr>
                <w:rFonts w:ascii="楷體-簡" w:eastAsia="楷體-簡" w:hAnsi="楷體-簡" w:cs="Kaiti SC"/>
              </w:rPr>
              <w:t>___________________________</w:t>
            </w:r>
          </w:p>
          <w:p w14:paraId="639CBCD7" w14:textId="2739E750" w:rsidR="003D2E25" w:rsidRPr="007245DF" w:rsidRDefault="003D2E25" w:rsidP="003D2E25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B</w:t>
            </w:r>
            <w:r w:rsidRPr="007245DF">
              <w:rPr>
                <w:rFonts w:ascii="楷體-簡" w:eastAsia="楷體-簡" w:hAnsi="楷體-簡" w:cs="Kaiti SC" w:hint="eastAsia"/>
              </w:rPr>
              <w:t>.</w:t>
            </w:r>
            <w:r w:rsidRPr="007245DF">
              <w:rPr>
                <w:rFonts w:ascii="楷體-簡" w:eastAsia="楷體-簡" w:hAnsi="楷體-簡" w:cs="Kaiti SC"/>
              </w:rPr>
              <w:t xml:space="preserve"> </w:t>
            </w:r>
            <w:r w:rsidRPr="007245DF">
              <w:rPr>
                <w:rFonts w:ascii="楷體-簡" w:eastAsia="楷體-簡" w:hAnsi="楷體-簡" w:cs="Kaiti SC" w:hint="eastAsia"/>
              </w:rPr>
              <w:t>平台上操作與觀察相關概念</w:t>
            </w:r>
          </w:p>
          <w:p w14:paraId="1DBE664F" w14:textId="5FCCF79C" w:rsidR="003D2E25" w:rsidRPr="007245DF" w:rsidRDefault="003D2E25" w:rsidP="003D2E25">
            <w:pPr>
              <w:pStyle w:val="a4"/>
              <w:numPr>
                <w:ilvl w:val="0"/>
                <w:numId w:val="5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lastRenderedPageBreak/>
              <w:t>理解</w:t>
            </w:r>
            <w:r>
              <w:rPr>
                <w:rFonts w:ascii="楷體-簡" w:eastAsia="楷體-簡" w:hAnsi="楷體-簡" w:cs="Kaiti SC" w:hint="eastAsia"/>
              </w:rPr>
              <w:t>類神經網路的</w:t>
            </w:r>
            <w:r w:rsidRPr="007245DF">
              <w:rPr>
                <w:rFonts w:ascii="楷體-簡" w:eastAsia="楷體-簡" w:hAnsi="楷體-簡" w:cs="Kaiti SC" w:hint="eastAsia"/>
              </w:rPr>
              <w:t>抽象概念</w:t>
            </w:r>
          </w:p>
          <w:p w14:paraId="2C67AC55" w14:textId="4C956C85" w:rsidR="003D2E25" w:rsidRPr="007245DF" w:rsidRDefault="003D2E25" w:rsidP="003D2E25">
            <w:pPr>
              <w:pStyle w:val="a4"/>
              <w:numPr>
                <w:ilvl w:val="0"/>
                <w:numId w:val="5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Pr="007245DF">
              <w:rPr>
                <w:rFonts w:ascii="楷體-簡" w:eastAsia="楷體-簡" w:hAnsi="楷體-簡" w:cs="Kaiti SC" w:hint="eastAsia"/>
              </w:rPr>
              <w:t>演算法的原理與運作流程</w:t>
            </w:r>
          </w:p>
          <w:p w14:paraId="204B053C" w14:textId="113D212D" w:rsidR="003D2E25" w:rsidRPr="007245DF" w:rsidRDefault="003D2E25" w:rsidP="003D2E25">
            <w:pPr>
              <w:pStyle w:val="a4"/>
              <w:numPr>
                <w:ilvl w:val="0"/>
                <w:numId w:val="5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Pr="007245DF">
              <w:rPr>
                <w:rFonts w:ascii="楷體-簡" w:eastAsia="楷體-簡" w:hAnsi="楷體-簡" w:cs="Kaiti SC" w:hint="eastAsia"/>
              </w:rPr>
              <w:t>演算法的程式實作方法</w:t>
            </w:r>
          </w:p>
          <w:p w14:paraId="3E3F886C" w14:textId="54928F7A" w:rsidR="003D2E25" w:rsidRPr="007245DF" w:rsidRDefault="003D2E25" w:rsidP="003D2E25">
            <w:pPr>
              <w:pStyle w:val="a4"/>
              <w:numPr>
                <w:ilvl w:val="0"/>
                <w:numId w:val="5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其他 ___________________________</w:t>
            </w:r>
          </w:p>
          <w:p w14:paraId="4D0FB69D" w14:textId="14275CD5" w:rsidR="003D2E25" w:rsidRPr="007245DF" w:rsidRDefault="003D2E25" w:rsidP="003D2E25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/>
              </w:rPr>
              <w:t>C</w:t>
            </w:r>
            <w:r w:rsidRPr="007245DF">
              <w:rPr>
                <w:rFonts w:ascii="楷體-簡" w:eastAsia="楷體-簡" w:hAnsi="楷體-簡" w:cs="Kaiti SC"/>
              </w:rPr>
              <w:t xml:space="preserve">. </w:t>
            </w:r>
            <w:ins w:id="39" w:author="user" w:date="2022-05-14T20:44:00Z">
              <w:r w:rsidR="005D47D2">
                <w:rPr>
                  <w:rFonts w:asciiTheme="minorEastAsia" w:eastAsiaTheme="minorEastAsia" w:hAnsiTheme="minorEastAsia" w:cs="Kaiti SC" w:hint="eastAsia"/>
                </w:rPr>
                <w:t>透過</w:t>
              </w:r>
            </w:ins>
            <w:r w:rsidRPr="007245DF">
              <w:rPr>
                <w:rFonts w:ascii="楷體-簡" w:eastAsia="楷體-簡" w:hAnsi="楷體-簡" w:cs="Kaiti SC" w:hint="eastAsia"/>
              </w:rPr>
              <w:t>程式</w:t>
            </w:r>
            <w:ins w:id="40" w:author="user" w:date="2022-05-14T20:44:00Z">
              <w:r w:rsidR="005D47D2">
                <w:rPr>
                  <w:rFonts w:asciiTheme="minorEastAsia" w:eastAsiaTheme="minorEastAsia" w:hAnsiTheme="minorEastAsia" w:cs="Kaiti SC" w:hint="eastAsia"/>
                </w:rPr>
                <w:t>設計</w:t>
              </w:r>
            </w:ins>
            <w:r w:rsidRPr="007245DF">
              <w:rPr>
                <w:rFonts w:ascii="楷體-簡" w:eastAsia="楷體-簡" w:hAnsi="楷體-簡" w:cs="Kaiti SC" w:hint="eastAsia"/>
              </w:rPr>
              <w:t>實作概念</w:t>
            </w:r>
          </w:p>
          <w:p w14:paraId="5C0AC814" w14:textId="142238F0" w:rsidR="003D2E25" w:rsidRPr="007245DF" w:rsidRDefault="003D2E25" w:rsidP="003D2E25">
            <w:pPr>
              <w:pStyle w:val="a4"/>
              <w:numPr>
                <w:ilvl w:val="0"/>
                <w:numId w:val="6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理解</w:t>
            </w:r>
            <w:r>
              <w:rPr>
                <w:rFonts w:ascii="楷體-簡" w:eastAsia="楷體-簡" w:hAnsi="楷體-簡" w:cs="Kaiti SC" w:hint="eastAsia"/>
              </w:rPr>
              <w:t>類神經網路的</w:t>
            </w:r>
            <w:r w:rsidRPr="007245DF">
              <w:rPr>
                <w:rFonts w:ascii="楷體-簡" w:eastAsia="楷體-簡" w:hAnsi="楷體-簡" w:cs="Kaiti SC" w:hint="eastAsia"/>
              </w:rPr>
              <w:t>抽象概念</w:t>
            </w:r>
          </w:p>
          <w:p w14:paraId="24AA90B1" w14:textId="1FCE2A43" w:rsidR="003D2E25" w:rsidRPr="007245DF" w:rsidRDefault="003D2E25" w:rsidP="003D2E25">
            <w:pPr>
              <w:pStyle w:val="a4"/>
              <w:numPr>
                <w:ilvl w:val="0"/>
                <w:numId w:val="6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Pr="007245DF">
              <w:rPr>
                <w:rFonts w:ascii="楷體-簡" w:eastAsia="楷體-簡" w:hAnsi="楷體-簡" w:cs="Kaiti SC" w:hint="eastAsia"/>
              </w:rPr>
              <w:t>演算法的原理與運作流程</w:t>
            </w:r>
          </w:p>
          <w:p w14:paraId="3E7D9F95" w14:textId="5A461997" w:rsidR="003D2E25" w:rsidRPr="007245DF" w:rsidRDefault="003D2E25" w:rsidP="003D2E25">
            <w:pPr>
              <w:pStyle w:val="a4"/>
              <w:numPr>
                <w:ilvl w:val="0"/>
                <w:numId w:val="6"/>
              </w:numPr>
              <w:ind w:leftChars="0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理解類神經網路</w:t>
            </w:r>
            <w:r w:rsidRPr="007245DF">
              <w:rPr>
                <w:rFonts w:ascii="楷體-簡" w:eastAsia="楷體-簡" w:hAnsi="楷體-簡" w:cs="Kaiti SC" w:hint="eastAsia"/>
              </w:rPr>
              <w:t>演算法的程式實作方法</w:t>
            </w:r>
          </w:p>
          <w:p w14:paraId="280807C6" w14:textId="477830DB" w:rsidR="003D2E25" w:rsidRPr="007245DF" w:rsidRDefault="003D2E25" w:rsidP="003D2E25">
            <w:pPr>
              <w:pStyle w:val="a4"/>
              <w:numPr>
                <w:ilvl w:val="0"/>
                <w:numId w:val="6"/>
              </w:numPr>
              <w:ind w:leftChars="0"/>
              <w:rPr>
                <w:rFonts w:ascii="楷體-簡" w:eastAsia="楷體-簡" w:hAnsi="楷體-簡" w:cs="Kaiti SC"/>
              </w:rPr>
            </w:pPr>
            <w:r w:rsidRPr="007245DF">
              <w:rPr>
                <w:rFonts w:ascii="楷體-簡" w:eastAsia="楷體-簡" w:hAnsi="楷體-簡" w:cs="Kaiti SC" w:hint="eastAsia"/>
              </w:rPr>
              <w:t>其他 ___________________________</w:t>
            </w:r>
          </w:p>
        </w:tc>
      </w:tr>
    </w:tbl>
    <w:p w14:paraId="7242B48E" w14:textId="77777777" w:rsidR="00380A6E" w:rsidRPr="00B7650E" w:rsidRDefault="00380A6E"/>
    <w:sectPr w:rsidR="00380A6E" w:rsidRPr="00B7650E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user" w:date="2022-05-14T14:39:00Z" w:initials="u">
    <w:p w14:paraId="54F63267" w14:textId="77777777" w:rsidR="00A13AF1" w:rsidRDefault="00A13AF1">
      <w:pPr>
        <w:pStyle w:val="a7"/>
      </w:pPr>
      <w:r>
        <w:rPr>
          <w:rStyle w:val="a6"/>
        </w:rPr>
        <w:annotationRef/>
      </w:r>
      <w:r>
        <w:rPr>
          <w:rFonts w:hint="eastAsia"/>
        </w:rPr>
        <w:t>這些題目是否都跟前測一樣?</w:t>
      </w:r>
    </w:p>
    <w:p w14:paraId="70CAC3DF" w14:textId="43CAC50C" w:rsidR="00A13AF1" w:rsidRDefault="00A13AF1">
      <w:pPr>
        <w:pStyle w:val="a7"/>
      </w:pPr>
    </w:p>
  </w:comment>
  <w:comment w:id="7" w:author="user" w:date="2022-05-14T17:56:00Z" w:initials="u">
    <w:p w14:paraId="5129CEEF" w14:textId="16D0142A" w:rsidR="00B008A8" w:rsidRDefault="00B008A8">
      <w:pPr>
        <w:pStyle w:val="a7"/>
      </w:pPr>
      <w:r>
        <w:rPr>
          <w:rStyle w:val="a6"/>
        </w:rPr>
        <w:annotationRef/>
      </w:r>
      <w:r>
        <w:rPr>
          <w:rFonts w:hint="eastAsia"/>
        </w:rPr>
        <w:t>是會用，還是知道可能的應用情境?</w:t>
      </w:r>
    </w:p>
  </w:comment>
  <w:comment w:id="21" w:author="user" w:date="2022-05-14T15:09:00Z" w:initials="u">
    <w:p w14:paraId="1A5FABB7" w14:textId="40C93AD9" w:rsidR="00303E52" w:rsidRDefault="00303E52">
      <w:pPr>
        <w:pStyle w:val="a7"/>
      </w:pPr>
      <w:r>
        <w:rPr>
          <w:rStyle w:val="a6"/>
        </w:rPr>
        <w:annotationRef/>
      </w:r>
      <w:r>
        <w:rPr>
          <w:rFonts w:hint="eastAsia"/>
        </w:rPr>
        <w:t>同上</w:t>
      </w:r>
    </w:p>
  </w:comment>
  <w:comment w:id="29" w:author="user" w:date="2022-05-14T15:32:00Z" w:initials="u">
    <w:p w14:paraId="4C40A1AE" w14:textId="5C0A0614" w:rsidR="00C143B0" w:rsidRDefault="00C143B0">
      <w:pPr>
        <w:pStyle w:val="a7"/>
      </w:pPr>
      <w:r>
        <w:rPr>
          <w:rStyle w:val="a6"/>
        </w:rPr>
        <w:annotationRef/>
      </w:r>
      <w:r>
        <w:rPr>
          <w:rFonts w:hint="eastAsia"/>
        </w:rPr>
        <w:t>這裡要讓學生了解的是什麼概念?</w:t>
      </w:r>
    </w:p>
  </w:comment>
  <w:comment w:id="30" w:author="user" w:date="2022-05-14T18:01:00Z" w:initials="u">
    <w:p w14:paraId="131D3976" w14:textId="31D9BAC0" w:rsidR="00B008A8" w:rsidRDefault="00B008A8">
      <w:pPr>
        <w:pStyle w:val="a7"/>
      </w:pPr>
      <w:r>
        <w:rPr>
          <w:rStyle w:val="a6"/>
        </w:rPr>
        <w:annotationRef/>
      </w:r>
      <w:r>
        <w:rPr>
          <w:rFonts w:hint="eastAsia"/>
        </w:rPr>
        <w:t>用語須完整</w:t>
      </w:r>
    </w:p>
  </w:comment>
  <w:comment w:id="35" w:author="user" w:date="2022-05-14T18:04:00Z" w:initials="u">
    <w:p w14:paraId="0984A570" w14:textId="4B71BFA5" w:rsidR="00562521" w:rsidRDefault="00562521">
      <w:pPr>
        <w:pStyle w:val="a7"/>
      </w:pPr>
      <w:r>
        <w:rPr>
          <w:rStyle w:val="a6"/>
        </w:rPr>
        <w:annotationRef/>
      </w:r>
      <w:r>
        <w:rPr>
          <w:rFonts w:hint="eastAsia"/>
        </w:rPr>
        <w:t>同上修改，避免模糊的用語</w:t>
      </w:r>
    </w:p>
  </w:comment>
  <w:comment w:id="36" w:author="user" w:date="2022-05-14T18:05:00Z" w:initials="u">
    <w:p w14:paraId="2196D54A" w14:textId="2AC2BE67" w:rsidR="00E74F29" w:rsidRDefault="00E74F29">
      <w:pPr>
        <w:pStyle w:val="a7"/>
      </w:pPr>
      <w:r>
        <w:rPr>
          <w:rStyle w:val="a6"/>
        </w:rPr>
        <w:annotationRef/>
      </w:r>
      <w:r>
        <w:rPr>
          <w:rFonts w:hint="eastAsia"/>
        </w:rPr>
        <w:t>同上修改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0CAC3DF" w15:done="0"/>
  <w15:commentEx w15:paraId="5129CEEF" w15:done="0"/>
  <w15:commentEx w15:paraId="1A5FABB7" w15:done="0"/>
  <w15:commentEx w15:paraId="4C40A1AE" w15:done="0"/>
  <w15:commentEx w15:paraId="131D3976" w15:done="0"/>
  <w15:commentEx w15:paraId="0984A570" w15:done="0"/>
  <w15:commentEx w15:paraId="2196D54A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E667A6" w14:textId="77777777" w:rsidR="00B207CB" w:rsidRDefault="00B207CB" w:rsidP="008B1915">
      <w:r>
        <w:separator/>
      </w:r>
    </w:p>
  </w:endnote>
  <w:endnote w:type="continuationSeparator" w:id="0">
    <w:p w14:paraId="5342E0D9" w14:textId="77777777" w:rsidR="00B207CB" w:rsidRDefault="00B207CB" w:rsidP="008B19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楷體-簡">
    <w:altName w:val="Microsoft YaHei Light"/>
    <w:charset w:val="86"/>
    <w:family w:val="auto"/>
    <w:pitch w:val="variable"/>
    <w:sig w:usb0="80000287" w:usb1="280F3C52" w:usb2="00000016" w:usb3="00000000" w:csb0="0004001F" w:csb1="00000000"/>
  </w:font>
  <w:font w:name="Kaiti SC">
    <w:altName w:val="﷽﷽﷽﷽﷽﷽﷽﷽t YaHei"/>
    <w:charset w:val="86"/>
    <w:family w:val="auto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43A0DA" w14:textId="77777777" w:rsidR="00B207CB" w:rsidRDefault="00B207CB" w:rsidP="008B1915">
      <w:r>
        <w:separator/>
      </w:r>
    </w:p>
  </w:footnote>
  <w:footnote w:type="continuationSeparator" w:id="0">
    <w:p w14:paraId="459CFDD3" w14:textId="77777777" w:rsidR="00B207CB" w:rsidRDefault="00B207CB" w:rsidP="008B19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A3C3D"/>
    <w:multiLevelType w:val="hybridMultilevel"/>
    <w:tmpl w:val="AF805B52"/>
    <w:lvl w:ilvl="0" w:tplc="F1AC15EE">
      <w:start w:val="2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0D21704F"/>
    <w:multiLevelType w:val="hybridMultilevel"/>
    <w:tmpl w:val="ADD2D3E2"/>
    <w:lvl w:ilvl="0" w:tplc="BDB0A31A">
      <w:start w:val="1"/>
      <w:numFmt w:val="upperLetter"/>
      <w:lvlText w:val="%1."/>
      <w:lvlJc w:val="left"/>
      <w:pPr>
        <w:ind w:left="360" w:hanging="360"/>
      </w:pPr>
      <w:rPr>
        <w:rFonts w:ascii="楷體-簡" w:eastAsia="楷體-簡" w:hAnsi="楷體-簡"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2127ED7"/>
    <w:multiLevelType w:val="hybridMultilevel"/>
    <w:tmpl w:val="6F8A7348"/>
    <w:lvl w:ilvl="0" w:tplc="AE8220D2">
      <w:start w:val="1"/>
      <w:numFmt w:val="decimal"/>
      <w:lvlText w:val="%1."/>
      <w:lvlJc w:val="left"/>
      <w:pPr>
        <w:ind w:left="72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41035A4B"/>
    <w:multiLevelType w:val="hybridMultilevel"/>
    <w:tmpl w:val="053A0320"/>
    <w:lvl w:ilvl="0" w:tplc="E662FDF4">
      <w:start w:val="1"/>
      <w:numFmt w:val="bullet"/>
      <w:lvlText w:val="-"/>
      <w:lvlJc w:val="left"/>
      <w:pPr>
        <w:ind w:left="840" w:hanging="360"/>
      </w:pPr>
      <w:rPr>
        <w:rFonts w:ascii="楷體-簡" w:eastAsia="楷體-簡" w:hAnsi="楷體-簡" w:cs="Kaiti SC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42B012C5"/>
    <w:multiLevelType w:val="hybridMultilevel"/>
    <w:tmpl w:val="6F8A7348"/>
    <w:lvl w:ilvl="0" w:tplc="AE8220D2">
      <w:start w:val="1"/>
      <w:numFmt w:val="decimal"/>
      <w:lvlText w:val="%1."/>
      <w:lvlJc w:val="left"/>
      <w:pPr>
        <w:ind w:left="72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4F5E19B2"/>
    <w:multiLevelType w:val="hybridMultilevel"/>
    <w:tmpl w:val="6F8A7348"/>
    <w:lvl w:ilvl="0" w:tplc="AE8220D2">
      <w:start w:val="1"/>
      <w:numFmt w:val="decimal"/>
      <w:lvlText w:val="%1."/>
      <w:lvlJc w:val="left"/>
      <w:pPr>
        <w:ind w:left="72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570C3368"/>
    <w:multiLevelType w:val="hybridMultilevel"/>
    <w:tmpl w:val="6F8A7348"/>
    <w:lvl w:ilvl="0" w:tplc="AE8220D2">
      <w:start w:val="1"/>
      <w:numFmt w:val="decimal"/>
      <w:lvlText w:val="%1."/>
      <w:lvlJc w:val="left"/>
      <w:pPr>
        <w:ind w:left="72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6"/>
  </w:num>
  <w:num w:numId="6">
    <w:abstractNumId w:val="5"/>
  </w:num>
  <w:num w:numId="7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user">
    <w15:presenceInfo w15:providerId="Windows Live" w15:userId="a6618a895288fe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trackRevisions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O0MDQwN7OwMDcyNjFW0lEKTi0uzszPAykwqgUA2lDWISwAAAA="/>
  </w:docVars>
  <w:rsids>
    <w:rsidRoot w:val="00B7650E"/>
    <w:rsid w:val="00006246"/>
    <w:rsid w:val="0001606F"/>
    <w:rsid w:val="00026AE1"/>
    <w:rsid w:val="00043273"/>
    <w:rsid w:val="00056026"/>
    <w:rsid w:val="00064DBF"/>
    <w:rsid w:val="00073101"/>
    <w:rsid w:val="000B51B2"/>
    <w:rsid w:val="000B62DE"/>
    <w:rsid w:val="000F160D"/>
    <w:rsid w:val="00156AEF"/>
    <w:rsid w:val="00167799"/>
    <w:rsid w:val="0018197F"/>
    <w:rsid w:val="001865C7"/>
    <w:rsid w:val="00190796"/>
    <w:rsid w:val="00195A06"/>
    <w:rsid w:val="001D0F64"/>
    <w:rsid w:val="001D1D3C"/>
    <w:rsid w:val="00206149"/>
    <w:rsid w:val="002159E3"/>
    <w:rsid w:val="00221903"/>
    <w:rsid w:val="00225A17"/>
    <w:rsid w:val="002765BA"/>
    <w:rsid w:val="002A2C83"/>
    <w:rsid w:val="00303E52"/>
    <w:rsid w:val="0033260F"/>
    <w:rsid w:val="0035508A"/>
    <w:rsid w:val="003633EF"/>
    <w:rsid w:val="00380A6E"/>
    <w:rsid w:val="003D0C1F"/>
    <w:rsid w:val="003D2E25"/>
    <w:rsid w:val="003E5807"/>
    <w:rsid w:val="00435ADD"/>
    <w:rsid w:val="004677E8"/>
    <w:rsid w:val="0050220B"/>
    <w:rsid w:val="00511A99"/>
    <w:rsid w:val="0054131B"/>
    <w:rsid w:val="00551E99"/>
    <w:rsid w:val="005522DF"/>
    <w:rsid w:val="00557A27"/>
    <w:rsid w:val="00562521"/>
    <w:rsid w:val="005920A1"/>
    <w:rsid w:val="00593F3C"/>
    <w:rsid w:val="005D002B"/>
    <w:rsid w:val="005D209C"/>
    <w:rsid w:val="005D47D2"/>
    <w:rsid w:val="005E2EC2"/>
    <w:rsid w:val="005F6E25"/>
    <w:rsid w:val="007245DF"/>
    <w:rsid w:val="00777DEE"/>
    <w:rsid w:val="007E1E7D"/>
    <w:rsid w:val="007E4207"/>
    <w:rsid w:val="00816BFF"/>
    <w:rsid w:val="00827018"/>
    <w:rsid w:val="008616D6"/>
    <w:rsid w:val="008A3D34"/>
    <w:rsid w:val="008B1915"/>
    <w:rsid w:val="008B757E"/>
    <w:rsid w:val="008E01F4"/>
    <w:rsid w:val="00900713"/>
    <w:rsid w:val="00914083"/>
    <w:rsid w:val="00916686"/>
    <w:rsid w:val="00927281"/>
    <w:rsid w:val="0094062B"/>
    <w:rsid w:val="00941CCB"/>
    <w:rsid w:val="009441BD"/>
    <w:rsid w:val="009B4982"/>
    <w:rsid w:val="009B5327"/>
    <w:rsid w:val="009F3A5E"/>
    <w:rsid w:val="00A000AD"/>
    <w:rsid w:val="00A1094D"/>
    <w:rsid w:val="00A13AF1"/>
    <w:rsid w:val="00A27D1E"/>
    <w:rsid w:val="00A81373"/>
    <w:rsid w:val="00A83C81"/>
    <w:rsid w:val="00A9116C"/>
    <w:rsid w:val="00AE3B73"/>
    <w:rsid w:val="00B008A8"/>
    <w:rsid w:val="00B207CB"/>
    <w:rsid w:val="00B212BB"/>
    <w:rsid w:val="00B5629F"/>
    <w:rsid w:val="00B7650E"/>
    <w:rsid w:val="00B80E12"/>
    <w:rsid w:val="00B96C33"/>
    <w:rsid w:val="00BA0DB2"/>
    <w:rsid w:val="00BB3AC7"/>
    <w:rsid w:val="00BB3D6B"/>
    <w:rsid w:val="00BE1128"/>
    <w:rsid w:val="00C12673"/>
    <w:rsid w:val="00C143B0"/>
    <w:rsid w:val="00C31005"/>
    <w:rsid w:val="00C614C6"/>
    <w:rsid w:val="00C6293E"/>
    <w:rsid w:val="00CB35DC"/>
    <w:rsid w:val="00CD4F40"/>
    <w:rsid w:val="00CE7946"/>
    <w:rsid w:val="00D3315E"/>
    <w:rsid w:val="00D458D0"/>
    <w:rsid w:val="00D70940"/>
    <w:rsid w:val="00D93C01"/>
    <w:rsid w:val="00DA5AF0"/>
    <w:rsid w:val="00E32917"/>
    <w:rsid w:val="00E36A53"/>
    <w:rsid w:val="00E379AB"/>
    <w:rsid w:val="00E4099A"/>
    <w:rsid w:val="00E42A30"/>
    <w:rsid w:val="00E6566D"/>
    <w:rsid w:val="00E6717B"/>
    <w:rsid w:val="00E74F29"/>
    <w:rsid w:val="00E86C4A"/>
    <w:rsid w:val="00E96E6A"/>
    <w:rsid w:val="00ED4171"/>
    <w:rsid w:val="00F14FF6"/>
    <w:rsid w:val="00F40E28"/>
    <w:rsid w:val="00F46F8B"/>
    <w:rsid w:val="00F55E0A"/>
    <w:rsid w:val="00F878A0"/>
    <w:rsid w:val="00FB1DCA"/>
    <w:rsid w:val="00FC0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F26EA2"/>
  <w15:chartTrackingRefBased/>
  <w15:docId w15:val="{E0F193C7-1463-0C4B-AEAB-0A8C4786E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650E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7650E"/>
    <w:rPr>
      <w:rFonts w:ascii="新細明體" w:eastAsia="新細明體" w:hAnsi="新細明體" w:cs="新細明體"/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E01F4"/>
    <w:pPr>
      <w:ind w:leftChars="200" w:left="480"/>
    </w:pPr>
  </w:style>
  <w:style w:type="paragraph" w:styleId="a5">
    <w:name w:val="Revision"/>
    <w:hidden/>
    <w:uiPriority w:val="99"/>
    <w:semiHidden/>
    <w:rsid w:val="007245DF"/>
    <w:rPr>
      <w:rFonts w:ascii="新細明體" w:eastAsia="新細明體" w:hAnsi="新細明體" w:cs="新細明體"/>
      <w:kern w:val="0"/>
    </w:rPr>
  </w:style>
  <w:style w:type="character" w:styleId="a6">
    <w:name w:val="annotation reference"/>
    <w:basedOn w:val="a0"/>
    <w:uiPriority w:val="99"/>
    <w:semiHidden/>
    <w:unhideWhenUsed/>
    <w:rsid w:val="00A13AF1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A13AF1"/>
  </w:style>
  <w:style w:type="character" w:customStyle="1" w:styleId="a8">
    <w:name w:val="註解文字 字元"/>
    <w:basedOn w:val="a0"/>
    <w:link w:val="a7"/>
    <w:uiPriority w:val="99"/>
    <w:semiHidden/>
    <w:rsid w:val="00A13AF1"/>
    <w:rPr>
      <w:rFonts w:ascii="新細明體" w:eastAsia="新細明體" w:hAnsi="新細明體" w:cs="新細明體"/>
      <w:kern w:val="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A13AF1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A13AF1"/>
    <w:rPr>
      <w:rFonts w:ascii="新細明體" w:eastAsia="新細明體" w:hAnsi="新細明體" w:cs="新細明體"/>
      <w:b/>
      <w:bCs/>
      <w:kern w:val="0"/>
    </w:rPr>
  </w:style>
  <w:style w:type="paragraph" w:styleId="ab">
    <w:name w:val="Balloon Text"/>
    <w:basedOn w:val="a"/>
    <w:link w:val="ac"/>
    <w:uiPriority w:val="99"/>
    <w:semiHidden/>
    <w:unhideWhenUsed/>
    <w:rsid w:val="00A13AF1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A13AF1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d">
    <w:name w:val="header"/>
    <w:basedOn w:val="a"/>
    <w:link w:val="ae"/>
    <w:uiPriority w:val="99"/>
    <w:unhideWhenUsed/>
    <w:rsid w:val="008B19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0"/>
    <w:link w:val="ad"/>
    <w:uiPriority w:val="99"/>
    <w:rsid w:val="008B1915"/>
    <w:rPr>
      <w:rFonts w:ascii="新細明體" w:eastAsia="新細明體" w:hAnsi="新細明體" w:cs="新細明體"/>
      <w:kern w:val="0"/>
      <w:sz w:val="20"/>
      <w:szCs w:val="20"/>
    </w:rPr>
  </w:style>
  <w:style w:type="paragraph" w:styleId="af">
    <w:name w:val="footer"/>
    <w:basedOn w:val="a"/>
    <w:link w:val="af0"/>
    <w:uiPriority w:val="99"/>
    <w:unhideWhenUsed/>
    <w:rsid w:val="008B19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0"/>
    <w:link w:val="af"/>
    <w:uiPriority w:val="99"/>
    <w:rsid w:val="008B1915"/>
    <w:rPr>
      <w:rFonts w:ascii="新細明體" w:eastAsia="新細明體" w:hAnsi="新細明體" w:cs="新細明體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0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9</Pages>
  <Words>318</Words>
  <Characters>1819</Characters>
  <Application>Microsoft Office Word</Application>
  <DocSecurity>0</DocSecurity>
  <Lines>15</Lines>
  <Paragraphs>4</Paragraphs>
  <ScaleCrop>false</ScaleCrop>
  <Company/>
  <LinksUpToDate>false</LinksUpToDate>
  <CharactersWithSpaces>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user</cp:lastModifiedBy>
  <cp:revision>65</cp:revision>
  <dcterms:created xsi:type="dcterms:W3CDTF">2022-03-26T12:32:00Z</dcterms:created>
  <dcterms:modified xsi:type="dcterms:W3CDTF">2022-05-14T13:15:00Z</dcterms:modified>
</cp:coreProperties>
</file>